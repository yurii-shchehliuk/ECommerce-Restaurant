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</w:t>
      </w:r>
      <w:proofErr w:type="spellStart"/>
      <w:r w:rsidRPr="00931C08">
        <w:rPr>
          <w:sz w:val="30"/>
        </w:rPr>
        <w:t>Volodymyr</w:t>
      </w:r>
      <w:proofErr w:type="spellEnd"/>
      <w:r w:rsidRPr="00931C08">
        <w:rPr>
          <w:sz w:val="30"/>
        </w:rPr>
        <w:t xml:space="preserve">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37F48D2D" w14:textId="27248F56" w:rsidR="0083386C" w:rsidRPr="00931C08" w:rsidDel="00212519" w:rsidRDefault="0083386C" w:rsidP="0083386C">
      <w:pPr>
        <w:rPr>
          <w:del w:id="0" w:author="Yurii Shchehliuk" w:date="2022-04-06T17:35:00Z"/>
        </w:rPr>
      </w:pPr>
    </w:p>
    <w:p w14:paraId="3BD8D77B" w14:textId="409B8CCB" w:rsidR="0083386C" w:rsidRPr="00931C08" w:rsidDel="00212519" w:rsidRDefault="0083386C" w:rsidP="0083386C">
      <w:pPr>
        <w:rPr>
          <w:del w:id="1" w:author="Yurii Shchehliuk" w:date="2022-04-06T17:35:00Z"/>
        </w:rPr>
      </w:pPr>
    </w:p>
    <w:p w14:paraId="08CF6540" w14:textId="2A751B38" w:rsidR="0083386C" w:rsidRPr="00931C08" w:rsidDel="00212519" w:rsidRDefault="0083386C" w:rsidP="0083386C">
      <w:pPr>
        <w:rPr>
          <w:del w:id="2" w:author="Yurii Shchehliuk" w:date="2022-04-06T17:35:00Z"/>
        </w:rPr>
      </w:pPr>
    </w:p>
    <w:p w14:paraId="176BFA61" w14:textId="77777777" w:rsidR="0083386C" w:rsidRPr="00931C08" w:rsidRDefault="0083386C" w:rsidP="0083386C"/>
    <w:p w14:paraId="24712292" w14:textId="5FB4CE3F" w:rsidR="0083386C" w:rsidRDefault="0083386C" w:rsidP="0083386C">
      <w:pPr>
        <w:rPr>
          <w:ins w:id="3" w:author="Yurii Shchehliuk" w:date="2022-04-06T17:36:00Z"/>
        </w:rPr>
      </w:pPr>
    </w:p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7EB582E7" w14:textId="4A0CCBF4" w:rsidR="0083386C" w:rsidRPr="00931C08" w:rsidDel="00212519" w:rsidRDefault="0083386C" w:rsidP="0083386C">
      <w:pPr>
        <w:rPr>
          <w:del w:id="4" w:author="Yurii Shchehliuk" w:date="2022-04-06T17:35:00Z"/>
          <w:sz w:val="22"/>
        </w:rPr>
      </w:pPr>
    </w:p>
    <w:p w14:paraId="146BE3E3" w14:textId="67F92714" w:rsidR="0083386C" w:rsidRPr="00931C08" w:rsidDel="00212519" w:rsidRDefault="0083386C" w:rsidP="0083386C">
      <w:pPr>
        <w:rPr>
          <w:del w:id="5" w:author="Yurii Shchehliuk" w:date="2022-04-06T17:35:00Z"/>
          <w:sz w:val="22"/>
        </w:rPr>
      </w:pPr>
    </w:p>
    <w:p w14:paraId="0A123AA2" w14:textId="5C5D297E" w:rsidR="0083386C" w:rsidRPr="00931C08" w:rsidDel="00212519" w:rsidRDefault="0083386C" w:rsidP="0083386C">
      <w:pPr>
        <w:rPr>
          <w:del w:id="6" w:author="Yurii Shchehliuk" w:date="2022-04-06T17:35:00Z"/>
        </w:rPr>
      </w:pPr>
    </w:p>
    <w:p w14:paraId="7860110B" w14:textId="7D0DB0F2" w:rsidR="0083386C" w:rsidRPr="00931C08" w:rsidDel="00212519" w:rsidRDefault="0083386C" w:rsidP="0083386C">
      <w:pPr>
        <w:rPr>
          <w:del w:id="7" w:author="Yurii Shchehliuk" w:date="2022-04-06T17:35:00Z"/>
        </w:rPr>
      </w:pPr>
    </w:p>
    <w:p w14:paraId="187ADC0B" w14:textId="114A1C84" w:rsidR="0083386C" w:rsidRPr="00931C08" w:rsidDel="00212519" w:rsidRDefault="0083386C" w:rsidP="0083386C">
      <w:pPr>
        <w:rPr>
          <w:del w:id="8" w:author="Yurii Shchehliuk" w:date="2022-04-06T17:35:00Z"/>
        </w:rPr>
      </w:pPr>
    </w:p>
    <w:p w14:paraId="3C584E04" w14:textId="6334BD4E" w:rsidR="0083386C" w:rsidRPr="00931C08" w:rsidDel="00212519" w:rsidRDefault="0083386C" w:rsidP="0083386C">
      <w:pPr>
        <w:rPr>
          <w:del w:id="9" w:author="Yurii Shchehliuk" w:date="2022-04-06T17:35:00Z"/>
        </w:rPr>
      </w:pPr>
    </w:p>
    <w:p w14:paraId="22B5B5E3" w14:textId="794F52DE" w:rsidR="0083386C" w:rsidRPr="00931C08" w:rsidDel="00212519" w:rsidRDefault="0083386C" w:rsidP="0083386C">
      <w:pPr>
        <w:rPr>
          <w:del w:id="10" w:author="Yurii Shchehliuk" w:date="2022-04-06T17:35:00Z"/>
        </w:rPr>
      </w:pPr>
    </w:p>
    <w:p w14:paraId="300F956A" w14:textId="732B0050" w:rsidR="0083386C" w:rsidRPr="00931C08" w:rsidDel="00212519" w:rsidRDefault="0083386C" w:rsidP="0083386C">
      <w:pPr>
        <w:rPr>
          <w:del w:id="11" w:author="Yurii Shchehliuk" w:date="2022-04-06T17:35:00Z"/>
        </w:rPr>
      </w:pP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>
      <w:pPr>
        <w:rPr>
          <w:ins w:id="12" w:author="Yurii Shchehliuk" w:date="2022-04-06T17:35:00Z"/>
        </w:rPr>
      </w:pPr>
    </w:p>
    <w:p w14:paraId="44D091CB" w14:textId="1075FDD4" w:rsidR="00212519" w:rsidRDefault="00212519" w:rsidP="0083386C">
      <w:pPr>
        <w:rPr>
          <w:ins w:id="13" w:author="Yurii Shchehliuk" w:date="2022-04-06T17:35:00Z"/>
        </w:rPr>
      </w:pPr>
    </w:p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ins w:id="14" w:author="Yurii Shchehliuk" w:date="2022-04-06T17:35:00Z"/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6EBC54C4" w14:textId="77777777" w:rsidR="00212519" w:rsidRDefault="00212519">
      <w:pPr>
        <w:spacing w:after="160" w:line="259" w:lineRule="auto"/>
        <w:jc w:val="left"/>
        <w:rPr>
          <w:ins w:id="15" w:author="Yurii Shchehliuk" w:date="2022-04-06T17:35:00Z"/>
          <w:b/>
          <w:bCs/>
          <w:sz w:val="28"/>
        </w:rPr>
      </w:pPr>
      <w:ins w:id="16" w:author="Yurii Shchehliuk" w:date="2022-04-06T17:35:00Z">
        <w:r>
          <w:rPr>
            <w:b/>
            <w:bCs/>
            <w:sz w:val="28"/>
          </w:rPr>
          <w:br w:type="page"/>
        </w:r>
      </w:ins>
    </w:p>
    <w:p w14:paraId="6E516665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4B4AF338" w14:textId="53EDC561" w:rsidR="0083386C" w:rsidRPr="00931C08" w:rsidDel="00212519" w:rsidRDefault="0083386C" w:rsidP="005C32F1">
      <w:pPr>
        <w:spacing w:after="160" w:line="259" w:lineRule="auto"/>
        <w:jc w:val="left"/>
        <w:rPr>
          <w:del w:id="17" w:author="Yurii Shchehliuk" w:date="2022-04-06T17:35:00Z"/>
          <w:b/>
          <w:bCs/>
          <w:sz w:val="28"/>
        </w:rPr>
        <w:sectPr w:rsidR="0083386C" w:rsidRPr="00931C08" w:rsidDel="00212519" w:rsidSect="002125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0" w:right="720" w:bottom="720" w:left="720" w:header="567" w:footer="567" w:gutter="0"/>
          <w:pgNumType w:start="2"/>
          <w:cols w:space="720"/>
          <w:titlePg/>
          <w:docGrid w:linePitch="326"/>
          <w:sectPrChange w:id="22" w:author="Yurii Shchehliuk" w:date="2022-04-06T17:36:00Z">
            <w:sectPr w:rsidR="0083386C" w:rsidRPr="00931C08" w:rsidDel="00212519" w:rsidSect="00212519">
              <w:pgMar w:top="720" w:right="720" w:bottom="720" w:left="720" w:header="567" w:footer="567" w:gutter="0"/>
              <w:pgNumType w:start="0"/>
            </w:sectPr>
          </w:sectPrChange>
        </w:sectPr>
      </w:pPr>
      <w:del w:id="23" w:author="Yurii Shchehliuk" w:date="2022-04-06T17:35:00Z">
        <w:r w:rsidRPr="00931C08" w:rsidDel="00212519">
          <w:rPr>
            <w:b/>
            <w:bCs/>
            <w:sz w:val="28"/>
          </w:rPr>
          <w:br w:type="page"/>
        </w:r>
        <w:r w:rsidR="00DD2EE9" w:rsidRPr="00931C08" w:rsidDel="00212519">
          <w:rPr>
            <w:b/>
            <w:bCs/>
            <w:sz w:val="28"/>
          </w:rPr>
          <w:br w:type="page"/>
        </w:r>
      </w:del>
    </w:p>
    <w:bookmarkStart w:id="24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 w:rsidP="00212519">
          <w:pPr>
            <w:spacing w:after="160" w:line="259" w:lineRule="auto"/>
            <w:jc w:val="left"/>
            <w:rPr>
              <w:b/>
              <w:bCs/>
            </w:rPr>
            <w:pPrChange w:id="25" w:author="Yurii Shchehliuk" w:date="2022-04-06T17:35:00Z">
              <w:pPr/>
            </w:pPrChange>
          </w:pPr>
          <w:r w:rsidRPr="00931C08">
            <w:rPr>
              <w:b/>
              <w:bCs/>
            </w:rPr>
            <w:t>Spis treści</w:t>
          </w:r>
          <w:bookmarkEnd w:id="24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ins w:id="2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ins w:id="27" w:author="Yurii Shchehliuk" w:date="2022-04-06T17:33:00Z">
            <w:r w:rsidR="00212519" w:rsidRPr="008A0D12">
              <w:rPr>
                <w:rStyle w:val="Hyperlink"/>
                <w:noProof/>
              </w:rPr>
              <w:fldChar w:fldCharType="begin"/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>
              <w:rPr>
                <w:noProof/>
              </w:rPr>
              <w:instrText>HYPERLINK \l "_Toc100158844"</w:instrText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 w:rsidRPr="008A0D12">
              <w:rPr>
                <w:rStyle w:val="Hyperlink"/>
                <w:noProof/>
              </w:rPr>
            </w:r>
            <w:r w:rsidR="00212519" w:rsidRPr="008A0D12">
              <w:rPr>
                <w:rStyle w:val="Hyperlink"/>
                <w:noProof/>
              </w:rPr>
              <w:fldChar w:fldCharType="separate"/>
            </w:r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  <w:r w:rsidR="00212519">
              <w:rPr>
                <w:noProof/>
                <w:webHidden/>
              </w:rPr>
            </w:r>
          </w:ins>
          <w:r w:rsidR="00212519">
            <w:rPr>
              <w:noProof/>
              <w:webHidden/>
            </w:rPr>
            <w:fldChar w:fldCharType="separate"/>
          </w:r>
          <w:ins w:id="28" w:author="Yurii Shchehliuk" w:date="2022-04-06T17:33:00Z"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  <w:r w:rsidR="00212519" w:rsidRPr="008A0D12">
              <w:rPr>
                <w:rStyle w:val="Hyperlink"/>
                <w:noProof/>
              </w:rPr>
              <w:fldChar w:fldCharType="end"/>
            </w:r>
          </w:ins>
        </w:p>
        <w:p w14:paraId="52CB81F9" w14:textId="0C0A0B9D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2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Yurii Shchehliuk" w:date="2022-04-06T17:3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44615AE" w14:textId="5335D2EA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3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FBAA773" w14:textId="204D8D8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Porównywanie narzędzi i technologii mobilnych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6B6CE8D" w14:textId="00F7585C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Platforma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Yurii Shchehliuk" w:date="2022-04-06T17:3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E1EE718" w14:textId="378CB3A4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API i jego rodzaje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Yurii Shchehliuk" w:date="2022-04-06T17:3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2943E76" w14:textId="7DE48A7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1C2D1E4B" w14:textId="471FCBE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9EFEC88" w14:textId="583B6BB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451C33E" w14:textId="1A26C8A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5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FBC174F" w14:textId="010A9BC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8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DD72038" w14:textId="2BDCE2BB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1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0FBDB1C" w14:textId="30643CD6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4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911A80C" w14:textId="4ED1394A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7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68BD42" w14:textId="74E71A6D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0" w:author="Yurii Shchehliuk" w:date="2022-04-06T17:3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E317234" w14:textId="4FACA9EF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7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Schemat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3" w:author="Yurii Shchehliuk" w:date="2022-04-06T17:3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9F71DF1" w14:textId="6A5DAB1B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7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6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8447381" w14:textId="2614F1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7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9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0FE43E" w14:textId="6083EA6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2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DB40A32" w14:textId="7D880D57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5" w:author="Yurii Shchehliuk" w:date="2022-04-06T17:33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EF7FAAD" w14:textId="6D4943AA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Prototypy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8" w:author="Yurii Shchehliuk" w:date="2022-04-06T17:33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A58A8DF" w14:textId="44B454E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1" w:author="Yurii Shchehliuk" w:date="2022-04-06T17:33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6534DBF" w14:textId="154EC772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4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4DA9750" w14:textId="152028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Testy (ewaluacja)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7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0EBCCE1" w14:textId="758A30AE" w:rsidR="00212519" w:rsidRDefault="00212519">
          <w:pPr>
            <w:pStyle w:val="TOC2"/>
            <w:tabs>
              <w:tab w:val="right" w:leader="dot" w:pos="9350"/>
            </w:tabs>
            <w:rPr>
              <w:ins w:id="9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0" w:author="Yurii Shchehliuk" w:date="2022-04-06T17:33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11F8E1B" w14:textId="6065A3CD" w:rsidR="00212519" w:rsidRDefault="00212519">
          <w:pPr>
            <w:pStyle w:val="TOC2"/>
            <w:tabs>
              <w:tab w:val="right" w:leader="dot" w:pos="9350"/>
            </w:tabs>
            <w:rPr>
              <w:ins w:id="10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3" w:author="Yurii Shchehliuk" w:date="2022-04-06T17:33:00Z"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29B8EC1" w14:textId="48ABC4D1" w:rsidR="00212519" w:rsidRDefault="00212519">
          <w:pPr>
            <w:pStyle w:val="TOC2"/>
            <w:tabs>
              <w:tab w:val="right" w:leader="dot" w:pos="9350"/>
            </w:tabs>
            <w:rPr>
              <w:ins w:id="10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6" w:author="Yurii Shchehliuk" w:date="2022-04-06T17:33:00Z"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4C06B8B" w14:textId="6F4FEC36" w:rsidR="00212519" w:rsidRDefault="00212519">
          <w:pPr>
            <w:pStyle w:val="TOC2"/>
            <w:tabs>
              <w:tab w:val="right" w:leader="dot" w:pos="9350"/>
            </w:tabs>
            <w:rPr>
              <w:ins w:id="10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9" w:author="Yurii Shchehliuk" w:date="2022-04-06T17:33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FB7F2B3" w14:textId="64EA5669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11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1" w:author="Yurii Shchehliuk" w:date="2022-04-06T17:33:00Z">
            <w:r w:rsidRPr="00212519" w:rsidDel="00212519">
              <w:rPr>
                <w:noProof/>
                <w:rPrChange w:id="112" w:author="Yurii Shchehliuk" w:date="2022-04-06T17:33:00Z">
                  <w:rPr>
                    <w:rStyle w:val="Hyperlink"/>
                  </w:rPr>
                </w:rPrChange>
              </w:rPr>
              <w:delText>Wstęp</w:delText>
            </w:r>
            <w:r w:rsidRPr="00931C08" w:rsidDel="00212519">
              <w:rPr>
                <w:noProof/>
                <w:webHidden/>
              </w:rPr>
              <w:tab/>
              <w:delText>5</w:delText>
            </w:r>
          </w:del>
        </w:p>
        <w:p w14:paraId="0EE6A448" w14:textId="07E1CF54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4" w:author="Yurii Shchehliuk" w:date="2022-04-06T17:33:00Z">
            <w:r w:rsidRPr="00212519" w:rsidDel="00212519">
              <w:rPr>
                <w:noProof/>
                <w:rPrChange w:id="115" w:author="Yurii Shchehliuk" w:date="2022-04-06T17:33:00Z">
                  <w:rPr>
                    <w:rStyle w:val="Hyperlink"/>
                  </w:rPr>
                </w:rPrChange>
              </w:rPr>
              <w:delText>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16" w:author="Yurii Shchehliuk" w:date="2022-04-06T17:33:00Z">
                  <w:rPr>
                    <w:rStyle w:val="Hyperlink"/>
                  </w:rPr>
                </w:rPrChange>
              </w:rPr>
              <w:delText>Wprowadzenie do problemu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1391D2C" w14:textId="4AA1276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8" w:author="Yurii Shchehliuk" w:date="2022-04-06T17:33:00Z">
            <w:r w:rsidRPr="00212519" w:rsidDel="00212519">
              <w:rPr>
                <w:noProof/>
                <w:rPrChange w:id="119" w:author="Yurii Shchehliuk" w:date="2022-04-06T17:33:00Z">
                  <w:rPr>
                    <w:rStyle w:val="Hyperlink"/>
                  </w:rPr>
                </w:rPrChange>
              </w:rPr>
              <w:delText>1.1.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0" w:author="Yurii Shchehliuk" w:date="2022-04-06T17:33:00Z">
                  <w:rPr>
                    <w:rStyle w:val="Hyperlink"/>
                  </w:rPr>
                </w:rPrChange>
              </w:rPr>
              <w:delText>Mobilne systemy operacyjne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720F19B" w14:textId="1F341D1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2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2" w:author="Yurii Shchehliuk" w:date="2022-04-06T17:33:00Z">
            <w:r w:rsidRPr="00212519" w:rsidDel="00212519">
              <w:rPr>
                <w:noProof/>
                <w:rPrChange w:id="123" w:author="Yurii Shchehliuk" w:date="2022-04-06T17:33:00Z">
                  <w:rPr>
                    <w:rStyle w:val="Hyperlink"/>
                  </w:rPr>
                </w:rPrChange>
              </w:rPr>
              <w:delText>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4" w:author="Yurii Shchehliuk" w:date="2022-04-06T17:33:00Z">
                  <w:rPr>
                    <w:rStyle w:val="Hyperlink"/>
                  </w:rPr>
                </w:rPrChange>
              </w:rPr>
              <w:delText>Część teoretyczna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55E1B23B" w14:textId="7688FC6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6" w:author="Yurii Shchehliuk" w:date="2022-04-06T17:33:00Z">
            <w:r w:rsidRPr="00212519" w:rsidDel="00212519">
              <w:rPr>
                <w:noProof/>
                <w:rPrChange w:id="127" w:author="Yurii Shchehliuk" w:date="2022-04-06T17:33:00Z">
                  <w:rPr>
                    <w:rStyle w:val="Hyperlink"/>
                  </w:rPr>
                </w:rPrChange>
              </w:rPr>
              <w:delText>2.1.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8" w:author="Yurii Shchehliuk" w:date="2022-04-06T17:33:00Z">
                  <w:rPr>
                    <w:rStyle w:val="Hyperlink"/>
                  </w:rPr>
                </w:rPrChange>
              </w:rPr>
              <w:delText>Porównywanie narzędzi i technologii mobilnych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4E7F62FD" w14:textId="291B807C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0" w:author="Yurii Shchehliuk" w:date="2022-04-06T17:33:00Z">
            <w:r w:rsidRPr="00212519" w:rsidDel="00212519">
              <w:rPr>
                <w:noProof/>
                <w:rPrChange w:id="131" w:author="Yurii Shchehliuk" w:date="2022-04-06T17:33:00Z">
                  <w:rPr>
                    <w:rStyle w:val="Hyperlink"/>
                  </w:rPr>
                </w:rPrChange>
              </w:rPr>
              <w:delText>2.2.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2" w:author="Yurii Shchehliuk" w:date="2022-04-06T17:33:00Z">
                  <w:rPr>
                    <w:rStyle w:val="Hyperlink"/>
                  </w:rPr>
                </w:rPrChange>
              </w:rPr>
              <w:delText>Platforma Xamarin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080570C9" w14:textId="4D8B2AE8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4" w:author="Yurii Shchehliuk" w:date="2022-04-06T17:33:00Z">
            <w:r w:rsidRPr="00212519" w:rsidDel="00212519">
              <w:rPr>
                <w:noProof/>
                <w:rPrChange w:id="135" w:author="Yurii Shchehliuk" w:date="2022-04-06T17:33:00Z">
                  <w:rPr>
                    <w:rStyle w:val="Hyperlink"/>
                  </w:rPr>
                </w:rPrChange>
              </w:rPr>
              <w:delText>2.3.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6" w:author="Yurii Shchehliuk" w:date="2022-04-06T17:33:00Z">
                  <w:rPr>
                    <w:rStyle w:val="Hyperlink"/>
                  </w:rPr>
                </w:rPrChange>
              </w:rPr>
              <w:delText>API i jego rodzaje</w:delText>
            </w:r>
            <w:r w:rsidRPr="00931C08" w:rsidDel="00212519">
              <w:rPr>
                <w:noProof/>
                <w:webHidden/>
              </w:rPr>
              <w:tab/>
              <w:delText>11</w:delText>
            </w:r>
          </w:del>
        </w:p>
        <w:p w14:paraId="53C47F92" w14:textId="0578FEC3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8" w:author="Yurii Shchehliuk" w:date="2022-04-06T17:33:00Z">
            <w:r w:rsidRPr="00212519" w:rsidDel="00212519">
              <w:rPr>
                <w:noProof/>
                <w:rPrChange w:id="139" w:author="Yurii Shchehliuk" w:date="2022-04-06T17:33:00Z">
                  <w:rPr>
                    <w:rStyle w:val="Hyperlink"/>
                  </w:rPr>
                </w:rPrChange>
              </w:rPr>
              <w:delText>2.4.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0" w:author="Yurii Shchehliuk" w:date="2022-04-06T17:33:00Z">
                  <w:rPr>
                    <w:rStyle w:val="Hyperlink"/>
                  </w:rPr>
                </w:rPrChange>
              </w:rPr>
              <w:delText>JWT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45EF8DA" w14:textId="1D927ED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2" w:author="Yurii Shchehliuk" w:date="2022-04-06T17:33:00Z">
            <w:r w:rsidRPr="00212519" w:rsidDel="00212519">
              <w:rPr>
                <w:noProof/>
                <w:rPrChange w:id="143" w:author="Yurii Shchehliuk" w:date="2022-04-06T17:33:00Z">
                  <w:rPr>
                    <w:rStyle w:val="Hyperlink"/>
                  </w:rPr>
                </w:rPrChange>
              </w:rPr>
              <w:delText>2.5.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4" w:author="Yurii Shchehliuk" w:date="2022-04-06T17:33:00Z">
                  <w:rPr>
                    <w:rStyle w:val="Hyperlink"/>
                  </w:rPr>
                </w:rPrChange>
              </w:rPr>
              <w:delText>Postman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A7DA3DA" w14:textId="655FD4B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6" w:author="Yurii Shchehliuk" w:date="2022-04-06T17:33:00Z">
            <w:r w:rsidRPr="00212519" w:rsidDel="00212519">
              <w:rPr>
                <w:noProof/>
                <w:rPrChange w:id="147" w:author="Yurii Shchehliuk" w:date="2022-04-06T17:33:00Z">
                  <w:rPr>
                    <w:rStyle w:val="Hyperlink"/>
                  </w:rPr>
                </w:rPrChange>
              </w:rPr>
              <w:delText>2.6.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8" w:author="Yurii Shchehliuk" w:date="2022-04-06T17:33:00Z">
                  <w:rPr>
                    <w:rStyle w:val="Hyperlink"/>
                  </w:rPr>
                </w:rPrChange>
              </w:rPr>
              <w:delText>MSSQL Server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0103C82D" w14:textId="2E0D641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0" w:author="Yurii Shchehliuk" w:date="2022-04-06T17:33:00Z">
            <w:r w:rsidRPr="00212519" w:rsidDel="00212519">
              <w:rPr>
                <w:noProof/>
                <w:rPrChange w:id="151" w:author="Yurii Shchehliuk" w:date="2022-04-06T17:33:00Z">
                  <w:rPr>
                    <w:rStyle w:val="Hyperlink"/>
                  </w:rPr>
                </w:rPrChange>
              </w:rPr>
              <w:delText>2.7.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2" w:author="Yurii Shchehliuk" w:date="2022-04-06T17:33:00Z">
                  <w:rPr>
                    <w:rStyle w:val="Hyperlink"/>
                  </w:rPr>
                </w:rPrChange>
              </w:rPr>
              <w:delText>C#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092321FF" w14:textId="6588750E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4" w:author="Yurii Shchehliuk" w:date="2022-04-06T17:33:00Z">
            <w:r w:rsidRPr="00212519" w:rsidDel="00212519">
              <w:rPr>
                <w:noProof/>
                <w:rPrChange w:id="155" w:author="Yurii Shchehliuk" w:date="2022-04-06T17:33:00Z">
                  <w:rPr>
                    <w:rStyle w:val="Hyperlink"/>
                  </w:rPr>
                </w:rPrChange>
              </w:rPr>
              <w:delText>2.8.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6" w:author="Yurii Shchehliuk" w:date="2022-04-06T17:33:00Z">
                  <w:rPr>
                    <w:rStyle w:val="Hyperlink"/>
                  </w:rPr>
                </w:rPrChange>
              </w:rPr>
              <w:delText>.NET Core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23DBD73B" w14:textId="184CC9D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8" w:author="Yurii Shchehliuk" w:date="2022-04-06T17:33:00Z">
            <w:r w:rsidRPr="00212519" w:rsidDel="00212519">
              <w:rPr>
                <w:noProof/>
                <w:rPrChange w:id="159" w:author="Yurii Shchehliuk" w:date="2022-04-06T17:33:00Z">
                  <w:rPr>
                    <w:rStyle w:val="Hyperlink"/>
                  </w:rPr>
                </w:rPrChange>
              </w:rPr>
              <w:delText>2.9.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0" w:author="Yurii Shchehliuk" w:date="2022-04-06T17:33:00Z">
                  <w:rPr>
                    <w:rStyle w:val="Hyperlink"/>
                  </w:rPr>
                </w:rPrChange>
              </w:rPr>
              <w:delText>Entity Framework Core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3DCBC20" w14:textId="4F1FA4C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2" w:author="Yurii Shchehliuk" w:date="2022-04-06T17:33:00Z">
            <w:r w:rsidRPr="00212519" w:rsidDel="00212519">
              <w:rPr>
                <w:noProof/>
                <w:rPrChange w:id="163" w:author="Yurii Shchehliuk" w:date="2022-04-06T17:33:00Z">
                  <w:rPr>
                    <w:rStyle w:val="Hyperlink"/>
                  </w:rPr>
                </w:rPrChange>
              </w:rPr>
              <w:delText>2.10.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4" w:author="Yurii Shchehliuk" w:date="2022-04-06T17:33:00Z">
                  <w:rPr>
                    <w:rStyle w:val="Hyperlink"/>
                  </w:rPr>
                </w:rPrChange>
              </w:rPr>
              <w:delText>SignalR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0629F6FA" w14:textId="3EC1EE5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6" w:author="Yurii Shchehliuk" w:date="2022-04-06T17:33:00Z">
            <w:r w:rsidRPr="00212519" w:rsidDel="00212519">
              <w:rPr>
                <w:noProof/>
                <w:rPrChange w:id="167" w:author="Yurii Shchehliuk" w:date="2022-04-06T17:33:00Z">
                  <w:rPr>
                    <w:rStyle w:val="Hyperlink"/>
                  </w:rPr>
                </w:rPrChange>
              </w:rPr>
              <w:delText>2.11.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8" w:author="Yurii Shchehliuk" w:date="2022-04-06T17:33:00Z">
                  <w:rPr>
                    <w:rStyle w:val="Hyperlink"/>
                  </w:rPr>
                </w:rPrChange>
              </w:rPr>
              <w:delText>Wzorce projektowe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12F47A70" w14:textId="390F7B22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0" w:author="Yurii Shchehliuk" w:date="2022-04-06T17:33:00Z">
            <w:r w:rsidRPr="00212519" w:rsidDel="00212519">
              <w:rPr>
                <w:noProof/>
                <w:rPrChange w:id="171" w:author="Yurii Shchehliuk" w:date="2022-04-06T17:33:00Z">
                  <w:rPr>
                    <w:rStyle w:val="Hyperlink"/>
                  </w:rPr>
                </w:rPrChange>
              </w:rPr>
              <w:delText>2.12.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2" w:author="Yurii Shchehliuk" w:date="2022-04-06T17:33:00Z">
                  <w:rPr>
                    <w:rStyle w:val="Hyperlink"/>
                  </w:rPr>
                </w:rPrChange>
              </w:rPr>
              <w:delText>Wzorce architektoniczne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809D535" w14:textId="0B2171CF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4" w:author="Yurii Shchehliuk" w:date="2022-04-06T17:33:00Z">
            <w:r w:rsidRPr="00212519" w:rsidDel="00212519">
              <w:rPr>
                <w:noProof/>
                <w:rPrChange w:id="175" w:author="Yurii Shchehliuk" w:date="2022-04-06T17:33:00Z">
                  <w:rPr>
                    <w:rStyle w:val="Hyperlink"/>
                  </w:rPr>
                </w:rPrChange>
              </w:rPr>
              <w:delText>2.13.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6" w:author="Yurii Shchehliuk" w:date="2022-04-06T17:33:00Z">
                  <w:rPr>
                    <w:rStyle w:val="Hyperlink"/>
                  </w:rPr>
                </w:rPrChange>
              </w:rPr>
              <w:delText>Opis wykorzystywanych/implementowanych algorytmów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3C4526C6" w14:textId="72FFE04A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8" w:author="Yurii Shchehliuk" w:date="2022-04-06T17:33:00Z">
            <w:r w:rsidRPr="00212519" w:rsidDel="00212519">
              <w:rPr>
                <w:noProof/>
                <w:rPrChange w:id="179" w:author="Yurii Shchehliuk" w:date="2022-04-06T17:33:00Z">
                  <w:rPr>
                    <w:rStyle w:val="Hyperlink"/>
                  </w:rPr>
                </w:rPrChange>
              </w:rPr>
              <w:delText>2.14.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0" w:author="Yurii Shchehliuk" w:date="2022-04-06T17:33:00Z">
                  <w:rPr>
                    <w:rStyle w:val="Hyperlink"/>
                  </w:rPr>
                </w:rPrChange>
              </w:rPr>
              <w:delText>Analiza rynku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43ED4F93" w14:textId="4103248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8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2" w:author="Yurii Shchehliuk" w:date="2022-04-06T17:33:00Z">
            <w:r w:rsidRPr="00212519" w:rsidDel="00212519">
              <w:rPr>
                <w:noProof/>
                <w:rPrChange w:id="183" w:author="Yurii Shchehliuk" w:date="2022-04-06T17:33:00Z">
                  <w:rPr>
                    <w:rStyle w:val="Hyperlink"/>
                  </w:rPr>
                </w:rPrChange>
              </w:rPr>
              <w:delText>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4" w:author="Yurii Shchehliuk" w:date="2022-04-06T17:33:00Z">
                  <w:rPr>
                    <w:rStyle w:val="Hyperlink"/>
                  </w:rPr>
                </w:rPrChange>
              </w:rPr>
              <w:delText>Część praktyczna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0212857C" w14:textId="2E0553E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6" w:author="Yurii Shchehliuk" w:date="2022-04-06T17:33:00Z">
            <w:r w:rsidRPr="00212519" w:rsidDel="00212519">
              <w:rPr>
                <w:noProof/>
                <w:rPrChange w:id="187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8" w:author="Yurii Shchehliuk" w:date="2022-04-06T17:33:00Z">
                  <w:rPr>
                    <w:rStyle w:val="Hyperlink"/>
                  </w:rPr>
                </w:rPrChange>
              </w:rPr>
              <w:delText>Specyfikacja wymagań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1B9799AD" w14:textId="24AF191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0" w:author="Yurii Shchehliuk" w:date="2022-04-06T17:33:00Z">
            <w:r w:rsidRPr="00212519" w:rsidDel="00212519">
              <w:rPr>
                <w:noProof/>
                <w:rPrChange w:id="191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2" w:author="Yurii Shchehliuk" w:date="2022-04-06T17:33:00Z">
                  <w:rPr>
                    <w:rStyle w:val="Hyperlink"/>
                  </w:rPr>
                </w:rPrChange>
              </w:rPr>
              <w:delText>Analiza wymagań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EF3B19" w14:textId="1A95C78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4" w:author="Yurii Shchehliuk" w:date="2022-04-06T17:33:00Z">
            <w:r w:rsidRPr="00212519" w:rsidDel="00212519">
              <w:rPr>
                <w:noProof/>
                <w:rPrChange w:id="195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6" w:author="Yurii Shchehliuk" w:date="2022-04-06T17:33:00Z">
                  <w:rPr>
                    <w:rStyle w:val="Hyperlink"/>
                  </w:rPr>
                </w:rPrChange>
              </w:rPr>
              <w:delText>Diagram przypadków użycia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1BAEFDE" w14:textId="6D03BBF6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8" w:author="Yurii Shchehliuk" w:date="2022-04-06T17:33:00Z">
            <w:r w:rsidRPr="00212519" w:rsidDel="00212519">
              <w:rPr>
                <w:noProof/>
                <w:rPrChange w:id="199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0" w:author="Yurii Shchehliuk" w:date="2022-04-06T17:33:00Z">
                  <w:rPr>
                    <w:rStyle w:val="Hyperlink"/>
                  </w:rPr>
                </w:rPrChange>
              </w:rPr>
              <w:delText>Projektowanie systemu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B9103EC" w14:textId="273F6A1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2" w:author="Yurii Shchehliuk" w:date="2022-04-06T17:33:00Z">
            <w:r w:rsidRPr="00212519" w:rsidDel="00212519">
              <w:rPr>
                <w:noProof/>
                <w:rPrChange w:id="203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4" w:author="Yurii Shchehliuk" w:date="2022-04-06T17:33:00Z">
                  <w:rPr>
                    <w:rStyle w:val="Hyperlink"/>
                  </w:rPr>
                </w:rPrChange>
              </w:rPr>
              <w:delText>Implementacja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5503A57" w14:textId="56A268E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6" w:author="Yurii Shchehliuk" w:date="2022-04-06T17:33:00Z">
            <w:r w:rsidRPr="00212519" w:rsidDel="00212519">
              <w:rPr>
                <w:noProof/>
                <w:rPrChange w:id="207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8" w:author="Yurii Shchehliuk" w:date="2022-04-06T17:33:00Z">
                  <w:rPr>
                    <w:rStyle w:val="Hyperlink"/>
                  </w:rPr>
                </w:rPrChange>
              </w:rPr>
              <w:delText>Prezentacja produktu końcowego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DB11FF" w14:textId="1E2CBB3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0" w:author="Yurii Shchehliuk" w:date="2022-04-06T17:33:00Z">
            <w:r w:rsidRPr="00212519" w:rsidDel="00212519">
              <w:rPr>
                <w:noProof/>
                <w:rPrChange w:id="211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2" w:author="Yurii Shchehliuk" w:date="2022-04-06T17:33:00Z">
                  <w:rPr>
                    <w:rStyle w:val="Hyperlink"/>
                  </w:rPr>
                </w:rPrChange>
              </w:rPr>
              <w:delText>Testy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C4E16CF" w14:textId="00EAD495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4" w:author="Yurii Shchehliuk" w:date="2022-04-06T17:33:00Z">
            <w:r w:rsidRPr="00212519" w:rsidDel="00212519">
              <w:rPr>
                <w:noProof/>
                <w:rPrChange w:id="215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6" w:author="Yurii Shchehliuk" w:date="2022-04-06T17:33:00Z">
                  <w:rPr>
                    <w:rStyle w:val="Hyperlink"/>
                  </w:rPr>
                </w:rPrChange>
              </w:rPr>
              <w:delText>Wnioski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0ACE05BA" w14:textId="21FE909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8" w:author="Yurii Shchehliuk" w:date="2022-04-06T17:33:00Z">
            <w:r w:rsidRPr="00212519" w:rsidDel="00212519">
              <w:rPr>
                <w:noProof/>
                <w:rPrChange w:id="219" w:author="Yurii Shchehliuk" w:date="2022-04-06T17:33:00Z">
                  <w:rPr>
                    <w:rStyle w:val="Hyperlink"/>
                  </w:rPr>
                </w:rPrChange>
              </w:rPr>
              <w:delText>Podsumowanie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CBE743C" w14:textId="6A7A18C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1" w:author="Yurii Shchehliuk" w:date="2022-04-06T17:33:00Z">
            <w:r w:rsidRPr="00212519" w:rsidDel="00212519">
              <w:rPr>
                <w:noProof/>
                <w:rPrChange w:id="222" w:author="Yurii Shchehliuk" w:date="2022-04-06T17:33:00Z">
                  <w:rPr>
                    <w:rStyle w:val="Hyperlink"/>
                  </w:rPr>
                </w:rPrChange>
              </w:rPr>
              <w:delText>Literatura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517DD619" w14:textId="28B35CB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4" w:author="Yurii Shchehliuk" w:date="2022-04-06T17:33:00Z">
            <w:r w:rsidRPr="00212519" w:rsidDel="00212519">
              <w:rPr>
                <w:noProof/>
                <w:rPrChange w:id="225" w:author="Yurii Shchehliuk" w:date="2022-04-06T17:33:00Z">
                  <w:rPr>
                    <w:rStyle w:val="Hyperlink"/>
                  </w:rPr>
                </w:rPrChange>
              </w:rPr>
              <w:delText>Spis rysunków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38B4EAD" w14:textId="01CE34C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6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7" w:author="Yurii Shchehliuk" w:date="2022-04-06T17:33:00Z">
            <w:r w:rsidRPr="00212519" w:rsidDel="00212519">
              <w:rPr>
                <w:noProof/>
                <w:rPrChange w:id="228" w:author="Yurii Shchehliuk" w:date="2022-04-06T17:33:00Z">
                  <w:rPr>
                    <w:rStyle w:val="Hyperlink"/>
                  </w:rPr>
                </w:rPrChange>
              </w:rPr>
              <w:delText>Streszczenie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229" w:name="_Toc100158844"/>
      <w:r w:rsidRPr="00931C08">
        <w:lastRenderedPageBreak/>
        <w:t>Wstęp</w:t>
      </w:r>
      <w:bookmarkEnd w:id="229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5ECF5ADA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commentRangeStart w:id="230"/>
      <w:r w:rsidR="00367170">
        <w:rPr>
          <w:lang w:val="pl-PL"/>
        </w:rPr>
        <w:t xml:space="preserve">w </w:t>
      </w:r>
      <w:del w:id="231" w:author="Yurii Shchehliuk" w:date="2022-04-06T14:50:00Z">
        <w:r w:rsidR="00367170" w:rsidDel="00803B92">
          <w:rPr>
            <w:lang w:val="pl-PL"/>
          </w:rPr>
          <w:delText>instytucji</w:delText>
        </w:r>
      </w:del>
      <w:ins w:id="232" w:author="Yurii Shchehliuk" w:date="2022-04-06T14:50:00Z">
        <w:r w:rsidR="00803B92">
          <w:rPr>
            <w:lang w:val="pl-PL"/>
          </w:rPr>
          <w:t>restauracji</w:t>
        </w:r>
      </w:ins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End w:id="230"/>
      <w:r w:rsidR="00B9582D">
        <w:rPr>
          <w:rStyle w:val="CommentReference"/>
          <w:rFonts w:eastAsiaTheme="minorEastAsia" w:cstheme="minorBidi"/>
          <w:lang w:val="pl-PL" w:eastAsia="pl-PL"/>
        </w:rPr>
        <w:commentReference w:id="230"/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</w:t>
      </w:r>
      <w:proofErr w:type="spellStart"/>
      <w:r w:rsidR="00DD3705" w:rsidRPr="00931C08">
        <w:rPr>
          <w:lang w:val="pl-PL"/>
        </w:rPr>
        <w:t>Xamarin.Forms</w:t>
      </w:r>
      <w:proofErr w:type="spellEnd"/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proofErr w:type="spellStart"/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</w:t>
      </w:r>
      <w:proofErr w:type="spellEnd"/>
      <w:r w:rsidR="00022E95" w:rsidRPr="00931C08">
        <w:rPr>
          <w:lang w:val="pl-PL"/>
        </w:rPr>
        <w:t xml:space="preserve">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iblioteka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Xamarin.Forms</w:t>
      </w:r>
      <w:proofErr w:type="spellEnd"/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 umożliwia tworzenie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krosplatformowych</w:t>
      </w:r>
      <w:proofErr w:type="spellEnd"/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frameworku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. </w:t>
      </w:r>
      <w:proofErr w:type="spellStart"/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Core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3.1 z wykorzystaniem mniejszych bibliotek, takich jak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Swagger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,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AutoMapper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233" w:name="_Toc100158845"/>
      <w:r w:rsidRPr="00931C08">
        <w:lastRenderedPageBreak/>
        <w:t>Wprowadzenie do problemu</w:t>
      </w:r>
      <w:bookmarkEnd w:id="233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 xml:space="preserve">, które się </w:t>
      </w:r>
      <w:commentRangeStart w:id="234"/>
      <w:r>
        <w:t>gubią.</w:t>
      </w:r>
      <w:commentRangeEnd w:id="234"/>
      <w:r w:rsidR="00B9582D">
        <w:rPr>
          <w:rStyle w:val="CommentReference"/>
        </w:rPr>
        <w:commentReference w:id="234"/>
      </w:r>
    </w:p>
    <w:p w14:paraId="4E41889C" w14:textId="53DD5408" w:rsidR="00753349" w:rsidRPr="00931C08" w:rsidDel="00803B92" w:rsidRDefault="00753349" w:rsidP="00753349">
      <w:pPr>
        <w:rPr>
          <w:del w:id="235" w:author="Yurii Shchehliuk" w:date="2022-04-06T14:50:00Z"/>
        </w:rPr>
      </w:pPr>
    </w:p>
    <w:p w14:paraId="4322A9B4" w14:textId="6CED93E4" w:rsidR="00753349" w:rsidDel="00803B92" w:rsidRDefault="00753349" w:rsidP="00753349">
      <w:pPr>
        <w:keepNext/>
        <w:jc w:val="center"/>
        <w:rPr>
          <w:del w:id="236" w:author="Yurii Shchehliuk" w:date="2022-04-06T14:50:00Z"/>
          <w:noProof/>
        </w:rPr>
      </w:pPr>
    </w:p>
    <w:p w14:paraId="23D540D9" w14:textId="77777777" w:rsidR="00753349" w:rsidRPr="00931C08" w:rsidRDefault="00753349">
      <w:pPr>
        <w:keepNext/>
        <w:spacing w:before="240"/>
        <w:jc w:val="center"/>
        <w:pPrChange w:id="237" w:author="Yurii Shchehliuk" w:date="2022-04-06T14:50:00Z">
          <w:pPr>
            <w:keepNext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r w:rsidR="00B722E9">
        <w:fldChar w:fldCharType="begin"/>
      </w:r>
      <w:r w:rsidR="00B722E9">
        <w:instrText xml:space="preserve"> HYPERLINK "https://play.google.com/store/apps/details?id=com.mcdonalds.app&amp;hl=en_IN&amp;gl=US" </w:instrText>
      </w:r>
      <w:r w:rsidR="00B722E9">
        <w:fldChar w:fldCharType="separate"/>
      </w:r>
      <w:r w:rsidRPr="00931C08">
        <w:rPr>
          <w:rStyle w:val="Hyperlink"/>
          <w:i w:val="0"/>
          <w:iCs w:val="0"/>
        </w:rPr>
        <w:t>https://play.google.com/store/apps/details?id=com.mcdonalds.app&amp;hl=en_IN&amp;gl=US</w:t>
      </w:r>
      <w:r w:rsidR="00B722E9">
        <w:rPr>
          <w:rStyle w:val="Hyperlink"/>
          <w:i w:val="0"/>
          <w:iCs w:val="0"/>
        </w:rPr>
        <w:fldChar w:fldCharType="end"/>
      </w:r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r w:rsidR="00B722E9">
        <w:fldChar w:fldCharType="begin"/>
      </w:r>
      <w:r w:rsidR="00B722E9">
        <w:instrText xml:space="preserve"> HYPERLINK "https://www.appstoreapps.com/app/subway/" </w:instrText>
      </w:r>
      <w:r w:rsidR="00B722E9">
        <w:fldChar w:fldCharType="separate"/>
      </w:r>
      <w:r w:rsidRPr="00931C08">
        <w:rPr>
          <w:rStyle w:val="Hyperlink"/>
          <w:i w:val="0"/>
          <w:iCs w:val="0"/>
        </w:rPr>
        <w:t>https://www.appstoreapps.com/app/subway/</w:t>
      </w:r>
      <w:r w:rsidR="00B722E9">
        <w:rPr>
          <w:rStyle w:val="Hyperlink"/>
          <w:i w:val="0"/>
          <w:iCs w:val="0"/>
        </w:rPr>
        <w:fldChar w:fldCharType="end"/>
      </w:r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238"/>
      <w:commentRangeStart w:id="239"/>
      <w:commentRangeStart w:id="240"/>
      <w:commentRangeStart w:id="241"/>
      <w:commentRangeStart w:id="242"/>
      <w:r w:rsidR="006E69E2">
        <w:t>operacyjny</w:t>
      </w:r>
      <w:commentRangeEnd w:id="238"/>
      <w:r w:rsidR="00A12752">
        <w:rPr>
          <w:rStyle w:val="CommentReference"/>
        </w:rPr>
        <w:commentReference w:id="238"/>
      </w:r>
      <w:commentRangeEnd w:id="239"/>
      <w:r w:rsidR="000F5F0D">
        <w:rPr>
          <w:rStyle w:val="CommentReference"/>
        </w:rPr>
        <w:commentReference w:id="239"/>
      </w:r>
      <w:commentRangeEnd w:id="240"/>
      <w:r w:rsidR="00B9582D">
        <w:rPr>
          <w:rStyle w:val="CommentReference"/>
        </w:rPr>
        <w:commentReference w:id="240"/>
      </w:r>
      <w:commentRangeEnd w:id="241"/>
      <w:r w:rsidR="00757A7B">
        <w:rPr>
          <w:rStyle w:val="CommentReference"/>
        </w:rPr>
        <w:commentReference w:id="241"/>
      </w:r>
      <w:commentRangeEnd w:id="242"/>
      <w:r w:rsidR="00757A7B">
        <w:rPr>
          <w:rStyle w:val="CommentReference"/>
        </w:rPr>
        <w:commentReference w:id="242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243" w:name="_Toc100158846"/>
      <w:r w:rsidRPr="00931C08">
        <w:lastRenderedPageBreak/>
        <w:t>Część teoretyczna</w:t>
      </w:r>
      <w:bookmarkEnd w:id="243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>systemem operacyjnym na świecie, który pojawił się jako projekt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</w:t>
      </w:r>
      <w:proofErr w:type="spellStart"/>
      <w:r w:rsidRPr="00931C08">
        <w:rPr>
          <w:rFonts w:asciiTheme="majorHAnsi" w:hAnsiTheme="majorHAnsi" w:cstheme="majorHAnsi"/>
          <w:color w:val="000000" w:themeColor="text1"/>
        </w:rPr>
        <w:t>Cupcake</w:t>
      </w:r>
      <w:proofErr w:type="spellEnd"/>
      <w:r w:rsidRPr="00931C08">
        <w:rPr>
          <w:rFonts w:asciiTheme="majorHAnsi" w:hAnsiTheme="majorHAnsi" w:cstheme="majorHAnsi"/>
          <w:color w:val="000000" w:themeColor="text1"/>
        </w:rPr>
        <w:t xml:space="preserve">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1.6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Donut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2.0/2.1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Eclair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</w:t>
      </w:r>
      <w:proofErr w:type="spellStart"/>
      <w:r w:rsidRPr="00931C08">
        <w:rPr>
          <w:rFonts w:asciiTheme="majorHAnsi" w:hAnsiTheme="majorHAnsi" w:cstheme="majorHAnsi"/>
        </w:rPr>
        <w:t>Symbian</w:t>
      </w:r>
      <w:proofErr w:type="spellEnd"/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</w:t>
      </w:r>
      <w:proofErr w:type="spellStart"/>
      <w:r w:rsidRPr="00931C08">
        <w:t>Linuxowego</w:t>
      </w:r>
      <w:proofErr w:type="spellEnd"/>
      <w:r w:rsidRPr="00931C08">
        <w:t xml:space="preserve">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</w:t>
      </w:r>
      <w:proofErr w:type="spellStart"/>
      <w:r w:rsidRPr="00931C08">
        <w:t>FaceID</w:t>
      </w:r>
      <w:proofErr w:type="spellEnd"/>
      <w:r w:rsidRPr="00931C08">
        <w:t xml:space="preserve">, </w:t>
      </w:r>
      <w:proofErr w:type="spellStart"/>
      <w:r w:rsidRPr="00931C08">
        <w:t>Siri</w:t>
      </w:r>
      <w:proofErr w:type="spellEnd"/>
      <w:r w:rsidRPr="00931C08">
        <w:t xml:space="preserve">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</w:t>
      </w:r>
      <w:proofErr w:type="spellStart"/>
      <w:r w:rsidRPr="00931C08">
        <w:t>Pixel</w:t>
      </w:r>
      <w:proofErr w:type="spellEnd"/>
      <w:r w:rsidRPr="00931C08">
        <w:t xml:space="preserve">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Android - system operacyjny też dla tabletów, e-booków, odtwarzaczy cyfrowych, zegarków i notebooków. Oparty na jądrze Linux. Po nabyciu praw, Google utworzyło organizację Open </w:t>
      </w:r>
      <w:proofErr w:type="spellStart"/>
      <w:r w:rsidRPr="000E79ED">
        <w:t>Handset</w:t>
      </w:r>
      <w:proofErr w:type="spellEnd"/>
      <w:r w:rsidRPr="000E79ED">
        <w:t xml:space="preserve">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iOS (iPhone OS do 24 czerwca 2010) to mobilny system operacyjny, opracowany i produkowany przez amerykańską firmę Apple. Został wydany w 2007 roku; początkowo dla iPhone ‘a i iPoda </w:t>
      </w:r>
      <w:proofErr w:type="spellStart"/>
      <w:r w:rsidRPr="000E79ED">
        <w:t>Touch</w:t>
      </w:r>
      <w:proofErr w:type="spellEnd"/>
      <w:r w:rsidRPr="000E79ED">
        <w:t xml:space="preserve">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244" w:name="_Toc100158847"/>
      <w:r w:rsidRPr="00931C08">
        <w:t>Porównywanie narzędzi i technologii mobiln</w:t>
      </w:r>
      <w:r w:rsidR="00377970" w:rsidRPr="00931C08">
        <w:t>ych</w:t>
      </w:r>
      <w:bookmarkEnd w:id="244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</w:t>
      </w:r>
      <w:proofErr w:type="spellStart"/>
      <w:r w:rsidR="00C14A57">
        <w:t>Multiplatform</w:t>
      </w:r>
      <w:proofErr w:type="spellEnd"/>
      <w:r w:rsidR="00C14A57">
        <w:t>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React</w:t>
      </w:r>
      <w:proofErr w:type="spellEnd"/>
      <w:r w:rsidRPr="00931C08">
        <w:t xml:space="preserve">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 xml:space="preserve">ączy elementy natywnego programowanie z </w:t>
      </w:r>
      <w:proofErr w:type="spellStart"/>
      <w:r w:rsidR="00A20B7F" w:rsidRPr="00931C08">
        <w:t>React</w:t>
      </w:r>
      <w:proofErr w:type="spellEnd"/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</w:t>
      </w:r>
      <w:proofErr w:type="spellStart"/>
      <w:r w:rsidR="00A20B7F" w:rsidRPr="00931C08">
        <w:t>framework</w:t>
      </w:r>
      <w:proofErr w:type="spellEnd"/>
      <w:r w:rsidR="00A20B7F" w:rsidRPr="00931C08">
        <w:t xml:space="preserve">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 xml:space="preserve">. W 2016 roku Microsoft kupiła </w:t>
      </w:r>
      <w:proofErr w:type="spellStart"/>
      <w:r w:rsidRPr="00931C08">
        <w:t>Xamarin</w:t>
      </w:r>
      <w:proofErr w:type="spellEnd"/>
      <w:r w:rsidRPr="00931C08">
        <w:t>, czyli projekt Mono za $400 mln i zrobiła go darmowym</w:t>
      </w:r>
      <w:r w:rsidR="008E6F29" w:rsidRPr="00931C08">
        <w:t xml:space="preserve"> i </w:t>
      </w:r>
      <w:r w:rsidRPr="00931C08">
        <w:t>open-</w:t>
      </w:r>
      <w:proofErr w:type="spellStart"/>
      <w:r w:rsidRPr="00931C08">
        <w:t>source</w:t>
      </w:r>
      <w:proofErr w:type="spellEnd"/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proofErr w:type="spellStart"/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>tter</w:t>
      </w:r>
      <w:proofErr w:type="spellEnd"/>
      <w:r w:rsidRPr="00931C08">
        <w:rPr>
          <w:rFonts w:asciiTheme="majorHAnsi" w:hAnsiTheme="majorHAnsi" w:cstheme="majorHAnsi"/>
        </w:rPr>
        <w:t xml:space="preserve">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proofErr w:type="spellStart"/>
      <w:r w:rsidRPr="006D1C8B">
        <w:rPr>
          <w:rFonts w:asciiTheme="majorHAnsi" w:hAnsiTheme="majorHAnsi" w:cstheme="majorHAnsi"/>
        </w:rPr>
        <w:t>Statista</w:t>
      </w:r>
      <w:proofErr w:type="spellEnd"/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</w:t>
      </w:r>
      <w:proofErr w:type="spellStart"/>
      <w:r w:rsidRPr="00931C08">
        <w:rPr>
          <w:rFonts w:asciiTheme="majorHAnsi" w:hAnsiTheme="majorHAnsi" w:cstheme="majorHAnsi"/>
        </w:rPr>
        <w:t>frameworkiem</w:t>
      </w:r>
      <w:proofErr w:type="spellEnd"/>
      <w:r w:rsidRPr="00931C08">
        <w:rPr>
          <w:rFonts w:asciiTheme="majorHAnsi" w:hAnsiTheme="majorHAnsi" w:cstheme="majorHAnsi"/>
        </w:rPr>
        <w:t xml:space="preserve">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 xml:space="preserve">hot </w:t>
      </w:r>
      <w:proofErr w:type="spellStart"/>
      <w:r w:rsidRPr="00931C08">
        <w:t>reload</w:t>
      </w:r>
      <w:proofErr w:type="spellEnd"/>
      <w:r w:rsidRPr="00931C08">
        <w:t>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</w:t>
      </w:r>
      <w:proofErr w:type="spellStart"/>
      <w:r w:rsidR="0005438B" w:rsidRPr="00931C08">
        <w:t>source'owy</w:t>
      </w:r>
      <w:proofErr w:type="spellEnd"/>
      <w:r w:rsidR="0005438B" w:rsidRPr="00931C08">
        <w:t xml:space="preserve">, cross-platformowy </w:t>
      </w:r>
      <w:proofErr w:type="spellStart"/>
      <w:r w:rsidR="0005438B" w:rsidRPr="00931C08">
        <w:t>framework</w:t>
      </w:r>
      <w:proofErr w:type="spellEnd"/>
      <w:r w:rsidR="0005438B" w:rsidRPr="00931C08">
        <w:t xml:space="preserve">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 xml:space="preserve">Pierwszy </w:t>
      </w:r>
      <w:proofErr w:type="spellStart"/>
      <w:r w:rsidR="009F67B6" w:rsidRPr="00931C08">
        <w:t>release</w:t>
      </w:r>
      <w:proofErr w:type="spellEnd"/>
      <w:r w:rsidR="009F67B6" w:rsidRPr="00931C08">
        <w:t xml:space="preserve"> odbył się w listopadzie 2021</w:t>
      </w:r>
      <w:r w:rsidR="0005438B" w:rsidRPr="00931C08">
        <w:t xml:space="preserve">, twierdząc, że jest to ewolucja ich wcześniej znanego hybrydowego </w:t>
      </w:r>
      <w:proofErr w:type="spellStart"/>
      <w:r w:rsidR="0005438B" w:rsidRPr="00931C08">
        <w:t>framework</w:t>
      </w:r>
      <w:r w:rsidR="003A019C">
        <w:t>u</w:t>
      </w:r>
      <w:proofErr w:type="spellEnd"/>
      <w:r w:rsidR="003A019C">
        <w:t xml:space="preserve"> </w:t>
      </w:r>
      <w:r w:rsidR="0005438B" w:rsidRPr="00931C08">
        <w:t xml:space="preserve">aplikacji mobilnych o nazwie </w:t>
      </w:r>
      <w:proofErr w:type="spellStart"/>
      <w:r w:rsidR="0005438B" w:rsidRPr="00931C08">
        <w:t>Xamarin</w:t>
      </w:r>
      <w:proofErr w:type="spellEnd"/>
      <w:r w:rsidR="0005438B" w:rsidRPr="00931C08">
        <w:t xml:space="preserve">. .NET MAUI dodał do tego zestawu wsparcie dla rozwoju aplikacji desktopowych. Zestaw narzędzi .NET MAUI zastąpił tradycyjne zestawy narzędzi </w:t>
      </w:r>
      <w:proofErr w:type="spellStart"/>
      <w:r w:rsidR="0005438B" w:rsidRPr="00931C08">
        <w:t>Xamarin</w:t>
      </w:r>
      <w:proofErr w:type="spellEnd"/>
      <w:r w:rsidR="0005438B" w:rsidRPr="00931C08">
        <w:t>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245" w:name="_Toc100158848"/>
      <w:r w:rsidRPr="00931C08">
        <w:t xml:space="preserve">Platforma </w:t>
      </w:r>
      <w:proofErr w:type="spellStart"/>
      <w:r w:rsidRPr="00931C08">
        <w:t>Xamarin</w:t>
      </w:r>
      <w:bookmarkEnd w:id="245"/>
      <w:proofErr w:type="spellEnd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 xml:space="preserve">Składnia </w:t>
      </w:r>
      <w:proofErr w:type="spellStart"/>
      <w:r w:rsidRPr="00931C08">
        <w:t>Xamarin</w:t>
      </w:r>
      <w:proofErr w:type="spellEnd"/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proofErr w:type="spellStart"/>
      <w:r w:rsidR="008A1DC1" w:rsidRPr="00931C08">
        <w:t>multiplatformową</w:t>
      </w:r>
      <w:proofErr w:type="spellEnd"/>
      <w:r w:rsidR="008A1DC1" w:rsidRPr="00931C08">
        <w:t xml:space="preserve"> </w:t>
      </w:r>
      <w:r w:rsidR="00810953" w:rsidRPr="00931C08">
        <w:t>implementację zaawansowanych funkcji Microsoft .NET Framework</w:t>
      </w:r>
      <w:r w:rsidR="00D54F04">
        <w:t xml:space="preserve"> dla </w:t>
      </w:r>
      <w:proofErr w:type="spellStart"/>
      <w:r w:rsidR="00D54F04">
        <w:t>Xamarin</w:t>
      </w:r>
      <w:proofErr w:type="spellEnd"/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</w:t>
      </w:r>
      <w:proofErr w:type="spellStart"/>
      <w:r w:rsidR="003941E9" w:rsidRPr="00931C08">
        <w:t>runtime</w:t>
      </w:r>
      <w:proofErr w:type="spellEnd"/>
      <w:r w:rsidR="003941E9" w:rsidRPr="00931C08">
        <w:t xml:space="preserve">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Narzędzia IDE - Visual Studio na Mac i Windows pozwala na tworzenie, budowanie i wdrażanie projektów </w:t>
      </w:r>
      <w:proofErr w:type="spellStart"/>
      <w:r w:rsidRPr="00931C08">
        <w:t>Xamarin</w:t>
      </w:r>
      <w:proofErr w:type="spellEnd"/>
      <w:r w:rsidRPr="00931C08">
        <w:t>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 xml:space="preserve">Chociaż </w:t>
      </w:r>
      <w:proofErr w:type="spellStart"/>
      <w:r w:rsidRPr="00931C08">
        <w:t>Xamarin</w:t>
      </w:r>
      <w:proofErr w:type="spellEnd"/>
      <w:r w:rsidRPr="00931C08">
        <w:t xml:space="preserve">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proofErr w:type="spellStart"/>
      <w:r w:rsidRPr="00931C08">
        <w:t>Xamarin</w:t>
      </w:r>
      <w:proofErr w:type="spellEnd"/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proofErr w:type="spellStart"/>
      <w:r w:rsidRPr="00931C08">
        <w:t>Xamarin</w:t>
      </w:r>
      <w:proofErr w:type="spellEnd"/>
      <w:r w:rsidRPr="00931C08">
        <w:t xml:space="preserve">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</w:t>
      </w:r>
      <w:proofErr w:type="spellStart"/>
      <w:r w:rsidRPr="00931C08">
        <w:t>Xamarin</w:t>
      </w:r>
      <w:proofErr w:type="spellEnd"/>
      <w:r w:rsidRPr="00931C08">
        <w:t xml:space="preserve"> nie wymaga również przełączania się pomiędzy środowiskami programistycznymi: wszystkie aplikacje </w:t>
      </w:r>
      <w:proofErr w:type="spellStart"/>
      <w:r w:rsidRPr="00931C08">
        <w:t>Xamarin</w:t>
      </w:r>
      <w:proofErr w:type="spellEnd"/>
      <w:r w:rsidRPr="00931C08">
        <w:t xml:space="preserve">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</w:t>
      </w:r>
      <w:proofErr w:type="spellStart"/>
      <w:r w:rsidRPr="00931C08">
        <w:rPr>
          <w:i w:val="0"/>
          <w:iCs w:val="0"/>
        </w:rPr>
        <w:t>krosplatformowe</w:t>
      </w:r>
      <w:r w:rsidR="00BE52EB">
        <w:rPr>
          <w:i w:val="0"/>
          <w:iCs w:val="0"/>
        </w:rPr>
        <w:t>j</w:t>
      </w:r>
      <w:proofErr w:type="spellEnd"/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r w:rsidR="00B722E9">
        <w:fldChar w:fldCharType="begin"/>
      </w:r>
      <w:r w:rsidR="00B722E9">
        <w:instrText xml:space="preserve"> HYPERLINK "https://www.nexgendesign.com/xamarin-troubles" </w:instrText>
      </w:r>
      <w:r w:rsidR="00B722E9">
        <w:fldChar w:fldCharType="separate"/>
      </w:r>
      <w:r w:rsidRPr="00931C08">
        <w:rPr>
          <w:rStyle w:val="Hyperlink"/>
          <w:i w:val="0"/>
          <w:iCs w:val="0"/>
        </w:rPr>
        <w:t>https://www.nexgendesign.com/xamarin-troubles</w:t>
      </w:r>
      <w:r w:rsidR="00B722E9">
        <w:rPr>
          <w:rStyle w:val="Hyperlink"/>
          <w:i w:val="0"/>
          <w:iCs w:val="0"/>
        </w:rPr>
        <w:fldChar w:fldCharType="end"/>
      </w:r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</w:t>
      </w:r>
      <w:proofErr w:type="spellStart"/>
      <w:r w:rsidRPr="00931C08">
        <w:t>Xamarin</w:t>
      </w:r>
      <w:proofErr w:type="spellEnd"/>
      <w:r w:rsidRPr="00931C08">
        <w:t xml:space="preserve"> można zakwalifikować jako natywne, w przeciwieństwie do tradycyjnych hybrydowych rozwiązań webowych. Metryki wydajności są porównywalne z Javą dla Androida i </w:t>
      </w:r>
      <w:proofErr w:type="spellStart"/>
      <w:r w:rsidRPr="00931C08">
        <w:t>Objective</w:t>
      </w:r>
      <w:proofErr w:type="spellEnd"/>
      <w:r w:rsidRPr="00931C08">
        <w:t xml:space="preserve">-C </w:t>
      </w:r>
      <w:r w:rsidR="00EB408B" w:rsidRPr="00931C08">
        <w:t>oraz</w:t>
      </w:r>
      <w:r w:rsidRPr="00931C08">
        <w:t xml:space="preserve"> Swift dla rozwoju aplikacji iOS. Co więcej metryki wydajności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</w:t>
      </w:r>
      <w:proofErr w:type="spellStart"/>
      <w:r w:rsidRPr="00931C08">
        <w:t>Xamarin</w:t>
      </w:r>
      <w:proofErr w:type="spellEnd"/>
      <w:r w:rsidRPr="00931C08">
        <w:t xml:space="preserve"> oferuje kompleksowe rozwiązanie do testowania i śledzenia wydajności aplikacji: </w:t>
      </w:r>
      <w:r w:rsidR="003A019C">
        <w:t>„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="003A019C">
        <w:t>”</w:t>
      </w:r>
      <w:r w:rsidRPr="00931C08">
        <w:t xml:space="preserve"> w połączeniu z narzędziem </w:t>
      </w:r>
      <w:proofErr w:type="spellStart"/>
      <w:r w:rsidRPr="00931C08">
        <w:t>Xamarin</w:t>
      </w:r>
      <w:proofErr w:type="spellEnd"/>
      <w:r w:rsidRPr="00931C08">
        <w:t xml:space="preserve">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 xml:space="preserve">Używając elementów UI zależnych od platformy </w:t>
      </w:r>
      <w:proofErr w:type="spellStart"/>
      <w:r w:rsidRPr="00931C08">
        <w:t>Xamarin</w:t>
      </w:r>
      <w:proofErr w:type="spellEnd"/>
      <w:r w:rsidRPr="00931C08">
        <w:t xml:space="preserve"> pozwala na stworzenie interfejsu. Zalecane jest używanie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 xml:space="preserve">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proofErr w:type="spellStart"/>
      <w:r w:rsidR="001717BE" w:rsidRPr="00931C08">
        <w:t>Xamarin</w:t>
      </w:r>
      <w:proofErr w:type="spellEnd"/>
      <w:r w:rsidR="001717BE" w:rsidRPr="00931C08">
        <w:t xml:space="preserve"> eliminuje problemy związane z kompatybilnością sprzętową poprzez wykorzystanie </w:t>
      </w:r>
      <w:proofErr w:type="spellStart"/>
      <w:r w:rsidR="00FB5B57">
        <w:t>plaginów</w:t>
      </w:r>
      <w:proofErr w:type="spellEnd"/>
      <w:r w:rsidR="001717BE" w:rsidRPr="00931C08">
        <w:t xml:space="preserve"> i różnych API do obsługi wspólnych funkcji urządzeń na wszystkich platformach. Wraz z dostępem do API specyficznych dla danej platformy </w:t>
      </w:r>
      <w:proofErr w:type="spellStart"/>
      <w:r w:rsidR="001717BE" w:rsidRPr="00931C08">
        <w:t>Xamarin</w:t>
      </w:r>
      <w:proofErr w:type="spellEnd"/>
      <w:r w:rsidR="001717BE" w:rsidRPr="00931C08">
        <w:t xml:space="preserve">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</w:t>
      </w:r>
      <w:proofErr w:type="spellStart"/>
      <w:r w:rsidRPr="00931C08">
        <w:t>Xamarin</w:t>
      </w:r>
      <w:proofErr w:type="spellEnd"/>
      <w:r w:rsidRPr="00931C08">
        <w:t xml:space="preserve">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 xml:space="preserve">także wspólnego kodu dla aplikacji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>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proofErr w:type="spellStart"/>
      <w:r w:rsidRPr="00931C08">
        <w:t>Xamarin</w:t>
      </w:r>
      <w:proofErr w:type="spellEnd"/>
      <w:r w:rsidRPr="00931C08">
        <w:t xml:space="preserve"> w jednym pakiecie zawiera pełen zestaw narzędzi deweloperskich: natywne IDE (Visual Studio), </w:t>
      </w:r>
      <w:proofErr w:type="spellStart"/>
      <w:r w:rsidRPr="00931C08">
        <w:t>Xamarin</w:t>
      </w:r>
      <w:proofErr w:type="spellEnd"/>
      <w:r w:rsidRPr="00931C08">
        <w:t xml:space="preserve"> SDK, testowanie (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Pr="00931C08">
        <w:t>), dystrybucję i analitykę (</w:t>
      </w:r>
      <w:proofErr w:type="spellStart"/>
      <w:r w:rsidRPr="00931C08">
        <w:t>Hockeyapp</w:t>
      </w:r>
      <w:proofErr w:type="spellEnd"/>
      <w:r w:rsidRPr="00931C08">
        <w:t xml:space="preserve"> i </w:t>
      </w:r>
      <w:proofErr w:type="spellStart"/>
      <w:r w:rsidRPr="00931C08">
        <w:t>Xamarin.Insights</w:t>
      </w:r>
      <w:proofErr w:type="spellEnd"/>
      <w:r w:rsidRPr="00931C08">
        <w:t xml:space="preserve">). Nie ma więc potrzeby inwestowania w dodatkowe narzędzia lub integrowania innych aplikacji do tworzenia, testowania i wdrażania aplikacji </w:t>
      </w:r>
      <w:proofErr w:type="spellStart"/>
      <w:r w:rsidRPr="00931C08">
        <w:t>Xamarin</w:t>
      </w:r>
      <w:proofErr w:type="spellEnd"/>
      <w:r w:rsidRPr="00931C08">
        <w:t>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proofErr w:type="spellStart"/>
      <w:r w:rsidR="001717BE" w:rsidRPr="00931C08">
        <w:t>Xamarin</w:t>
      </w:r>
      <w:r w:rsidR="008B64A2">
        <w:t>ie</w:t>
      </w:r>
      <w:proofErr w:type="spellEnd"/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</w:t>
      </w:r>
      <w:proofErr w:type="spellStart"/>
      <w:r w:rsidRPr="00931C08">
        <w:t>source</w:t>
      </w:r>
      <w:proofErr w:type="spellEnd"/>
      <w:r w:rsidR="002166FE">
        <w:t xml:space="preserve">. </w:t>
      </w:r>
      <w:r w:rsidR="00182FB7" w:rsidRPr="00931C08">
        <w:t xml:space="preserve">Natywny rozwój szeroko wykorzystuje technologie open </w:t>
      </w:r>
      <w:proofErr w:type="spellStart"/>
      <w:r w:rsidR="00182FB7" w:rsidRPr="00931C08">
        <w:t>source</w:t>
      </w:r>
      <w:proofErr w:type="spellEnd"/>
      <w:r w:rsidR="00182FB7" w:rsidRPr="00931C08">
        <w:t xml:space="preserve">. </w:t>
      </w:r>
      <w:r w:rsidR="0062469B" w:rsidRPr="00931C08">
        <w:t>Z</w:t>
      </w:r>
      <w:r w:rsidR="00182FB7" w:rsidRPr="00931C08">
        <w:t xml:space="preserve"> </w:t>
      </w:r>
      <w:proofErr w:type="spellStart"/>
      <w:r w:rsidR="00182FB7" w:rsidRPr="00931C08">
        <w:t>Xamarin</w:t>
      </w:r>
      <w:r w:rsidR="0062469B" w:rsidRPr="00931C08">
        <w:t>em</w:t>
      </w:r>
      <w:proofErr w:type="spellEnd"/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 xml:space="preserve">Android, ale komponenty </w:t>
      </w:r>
      <w:proofErr w:type="spellStart"/>
      <w:r w:rsidR="0048605C" w:rsidRPr="00931C08">
        <w:t>Xamarin</w:t>
      </w:r>
      <w:proofErr w:type="spellEnd"/>
      <w:r w:rsidR="0048605C" w:rsidRPr="00931C08">
        <w:t xml:space="preserve">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proofErr w:type="spellStart"/>
      <w:r w:rsidR="00182FB7" w:rsidRPr="00931C08">
        <w:t>Stripe</w:t>
      </w:r>
      <w:proofErr w:type="spellEnd"/>
      <w:r w:rsidR="00182FB7" w:rsidRPr="00931C08">
        <w:t>, obsługę sygnałów nawigacyjnych</w:t>
      </w:r>
      <w:r w:rsidR="00DA67B1">
        <w:t>,</w:t>
      </w:r>
      <w:r w:rsidR="00182FB7" w:rsidRPr="00931C08">
        <w:t xml:space="preserve"> usługi powiadomień </w:t>
      </w:r>
      <w:proofErr w:type="spellStart"/>
      <w:r w:rsidR="00182FB7" w:rsidRPr="00931C08">
        <w:t>Push</w:t>
      </w:r>
      <w:proofErr w:type="spellEnd"/>
      <w:r w:rsidR="00182FB7" w:rsidRPr="00931C08">
        <w:t>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proofErr w:type="spellStart"/>
      <w:r w:rsidRPr="00931C08">
        <w:t>Xamarin</w:t>
      </w:r>
      <w:r w:rsidR="00CF6122" w:rsidRPr="00931C08">
        <w:t>a</w:t>
      </w:r>
      <w:proofErr w:type="spellEnd"/>
      <w:r w:rsidRPr="00931C08">
        <w:t>. Mimo</w:t>
      </w:r>
      <w:r w:rsidR="00F55E15" w:rsidRPr="00931C08">
        <w:t xml:space="preserve"> to</w:t>
      </w:r>
      <w:r w:rsidRPr="00931C08">
        <w:t xml:space="preserve">, że </w:t>
      </w:r>
      <w:proofErr w:type="spellStart"/>
      <w:r w:rsidRPr="00931C08">
        <w:t>Xamarin</w:t>
      </w:r>
      <w:proofErr w:type="spellEnd"/>
      <w:r w:rsidRPr="00931C08">
        <w:t xml:space="preserve">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</w:t>
      </w:r>
      <w:proofErr w:type="spellStart"/>
      <w:r w:rsidRPr="00931C08">
        <w:t>Xamarin</w:t>
      </w:r>
      <w:proofErr w:type="spellEnd"/>
      <w:r w:rsidRPr="00931C08">
        <w:t xml:space="preserve">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</w:t>
      </w:r>
      <w:proofErr w:type="spellStart"/>
      <w:r w:rsidRPr="00931C08">
        <w:t>Xamarin</w:t>
      </w:r>
      <w:proofErr w:type="spellEnd"/>
      <w:r w:rsidRPr="00931C08">
        <w:t xml:space="preserve"> stanowi 10% całej społeczności programistów mobilnych. Choć liczba inżynierów </w:t>
      </w:r>
      <w:proofErr w:type="spellStart"/>
      <w:r w:rsidRPr="00931C08">
        <w:t>Xamarin</w:t>
      </w:r>
      <w:proofErr w:type="spellEnd"/>
      <w:r w:rsidRPr="00931C08">
        <w:t xml:space="preserve"> nie jest porównywalna z liczbą specjalistów</w:t>
      </w:r>
      <w:r w:rsidR="001C6B6E" w:rsidRPr="00931C08">
        <w:t xml:space="preserve"> iOS </w:t>
      </w:r>
      <w:r w:rsidRPr="00931C08">
        <w:t xml:space="preserve">czy Android, twórcy platformy zapewniają wsparcie dla swoich specjalistów. Na przykład istnieje dedykowana instytucja edukacyjna </w:t>
      </w:r>
      <w:proofErr w:type="spellStart"/>
      <w:r w:rsidRPr="00931C08">
        <w:t>Xamarin</w:t>
      </w:r>
      <w:proofErr w:type="spellEnd"/>
      <w:r w:rsidRPr="00931C08">
        <w:t xml:space="preserve"> University, która zapewnia wiele zasobów i możliwości praktycznych szkoleń dla profesjonalistów z branży. Dzięki takiemu wsparciu, krzywa uczenia się jest minimalna dla doświadczonych programistów C#.</w:t>
      </w:r>
    </w:p>
    <w:p w14:paraId="48F80F2A" w14:textId="5038A912" w:rsidR="00180950" w:rsidRPr="00931C08" w:rsidDel="00A64ABB" w:rsidRDefault="00F873C9" w:rsidP="00696DE3">
      <w:pPr>
        <w:pStyle w:val="ListParagraph"/>
        <w:numPr>
          <w:ilvl w:val="0"/>
          <w:numId w:val="15"/>
        </w:numPr>
        <w:ind w:hanging="360"/>
        <w:rPr>
          <w:del w:id="246" w:author="Yurii Shchehliuk" w:date="2022-04-04T14:39:00Z"/>
        </w:rPr>
      </w:pPr>
      <w:del w:id="247" w:author="Yurii Shchehliuk" w:date="2022-04-04T14:39:00Z">
        <w:r w:rsidRPr="00931C08" w:rsidDel="00A64ABB">
          <w:delText>Wymagana podstawowa znajomość języka programowania</w:delText>
        </w:r>
        <w:r w:rsidR="00C25EC7" w:rsidDel="00A64ABB">
          <w:delText xml:space="preserve">. </w:delText>
        </w:r>
        <w:r w:rsidRPr="00931C08" w:rsidDel="00A64ABB">
          <w:delText>Kiedy używa</w:delText>
        </w:r>
        <w:r w:rsidR="00DA668F" w:rsidRPr="00931C08" w:rsidDel="00A64ABB">
          <w:delText xml:space="preserve"> się</w:delText>
        </w:r>
        <w:r w:rsidRPr="00931C08" w:rsidDel="00A64ABB">
          <w:delText xml:space="preserve"> Xamarin.iOS i Xamarin.Android do tworzenia natywnych aplikacji mobilnych, </w:delText>
        </w:r>
        <w:r w:rsidR="00744D34" w:rsidDel="00A64ABB">
          <w:delText xml:space="preserve">jeśli </w:delText>
        </w:r>
        <w:r w:rsidR="00DA668F" w:rsidRPr="00931C08" w:rsidDel="00A64ABB">
          <w:delText xml:space="preserve">należy </w:delText>
        </w:r>
        <w:r w:rsidRPr="00931C08" w:rsidDel="00A64ABB">
          <w:delText xml:space="preserve">napisać warstwę kodu zależną od </w:delText>
        </w:r>
        <w:r w:rsidR="001F3985" w:rsidDel="00A64ABB">
          <w:delText xml:space="preserve">konkretnej </w:delText>
        </w:r>
        <w:r w:rsidRPr="00931C08" w:rsidDel="00A64ABB">
          <w:delText>platformy. W związku z tym, wymagana jest przynajmniej podstawowa znajomość technologii natywnych (Java/Kotlin dla Androida oraz Objective-C/Swift dla iOS). Nie dotyczą one Xamarin.Forms.</w:delText>
        </w:r>
      </w:del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nie nadaje się do aplikacji z wysokowydajną grafiką</w:t>
      </w:r>
      <w:r w:rsidR="00584439">
        <w:t xml:space="preserve">. </w:t>
      </w:r>
      <w:r w:rsidRPr="00931C08">
        <w:t xml:space="preserve">Główną zaletą </w:t>
      </w:r>
      <w:proofErr w:type="spellStart"/>
      <w:r w:rsidRPr="00931C08">
        <w:t>Xamarin</w:t>
      </w:r>
      <w:proofErr w:type="spellEnd"/>
      <w:r w:rsidRPr="00931C08">
        <w:t xml:space="preserve">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</w:t>
      </w:r>
      <w:proofErr w:type="spellStart"/>
      <w:r w:rsidRPr="00931C08">
        <w:t>Xamarin</w:t>
      </w:r>
      <w:proofErr w:type="spellEnd"/>
      <w:r w:rsidRPr="00931C08">
        <w:t xml:space="preserve">, ale </w:t>
      </w:r>
      <w:r w:rsidRPr="00931C08">
        <w:lastRenderedPageBreak/>
        <w:t xml:space="preserve">bogate UI lub złożone animacje z niewielką ilością kodu generycznego sprawiają, że </w:t>
      </w:r>
      <w:proofErr w:type="spellStart"/>
      <w:r w:rsidRPr="00931C08">
        <w:t>Xamarin</w:t>
      </w:r>
      <w:proofErr w:type="spellEnd"/>
      <w:r w:rsidRPr="00931C08">
        <w:t xml:space="preserve">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</w:t>
      </w:r>
      <w:proofErr w:type="spellStart"/>
      <w:r w:rsidRPr="00931C08">
        <w:t>Xamarin</w:t>
      </w:r>
      <w:proofErr w:type="spellEnd"/>
      <w:r w:rsidRPr="00931C08">
        <w:t xml:space="preserve">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3CD731A7" w14:textId="298A711A" w:rsidR="00F873C9" w:rsidRPr="00931C08" w:rsidDel="00A64ABB" w:rsidRDefault="00F873C9" w:rsidP="00696DE3">
      <w:pPr>
        <w:pStyle w:val="ListParagraph"/>
        <w:numPr>
          <w:ilvl w:val="0"/>
          <w:numId w:val="15"/>
        </w:numPr>
        <w:tabs>
          <w:tab w:val="left" w:pos="360"/>
        </w:tabs>
        <w:ind w:hanging="360"/>
        <w:rPr>
          <w:del w:id="248" w:author="Yurii Shchehliuk" w:date="2022-04-04T14:40:00Z"/>
        </w:rPr>
      </w:pPr>
      <w:del w:id="249" w:author="Yurii Shchehliuk" w:date="2022-04-04T14:40:00Z">
        <w:r w:rsidRPr="00931C08" w:rsidDel="00A64ABB">
          <w:delText>Trudności z integracją</w:delText>
        </w:r>
        <w:r w:rsidR="009F1FF2" w:rsidDel="00A64ABB">
          <w:delText xml:space="preserve">. </w:delText>
        </w:r>
        <w:r w:rsidRPr="00931C08" w:rsidDel="00A64ABB">
          <w:delText>Prawdopodobnie wystąpią pewne problemy z integracją zasobów trzecich z Xamarin</w:delText>
        </w:r>
        <w:r w:rsidR="000C7FB6" w:rsidRPr="00931C08" w:rsidDel="00A64ABB">
          <w:delText>em</w:delText>
        </w:r>
        <w:r w:rsidRPr="00931C08" w:rsidDel="00A64ABB">
          <w:delText>. Podczas gdy większość narzędzi i bibliotek oferuje pełne wsparcie natywne, kompatybilność z Xamarin nie może być zagwarantowana przez sprzedawcę</w:delText>
        </w:r>
        <w:r w:rsidR="000C7FB6" w:rsidRPr="00931C08" w:rsidDel="00A64ABB">
          <w:delText xml:space="preserve"> z innych firm</w:delText>
        </w:r>
        <w:r w:rsidRPr="00931C08" w:rsidDel="00A64ABB">
          <w:delText>. Podczas gdy Xamarin posiada swój własny arsenał komponentów zawsze istnieje możliwość, że będziesz potrzebował specyficznej funkcji lub integracji w swojej aplikacji, która nie jest dostarczana przez platformę.</w:delText>
        </w:r>
      </w:del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</w:t>
      </w:r>
      <w:proofErr w:type="spellStart"/>
      <w:r w:rsidRPr="00037476">
        <w:t>Intermediate</w:t>
      </w:r>
      <w:proofErr w:type="spellEnd"/>
      <w:r w:rsidRPr="00037476">
        <w:t xml:space="preserve"> Language i budowany z </w:t>
      </w:r>
      <w:proofErr w:type="spellStart"/>
      <w:r w:rsidRPr="00037476">
        <w:t>MonoVM</w:t>
      </w:r>
      <w:proofErr w:type="spellEnd"/>
      <w:r w:rsidRPr="00037476">
        <w:t xml:space="preserve">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proofErr w:type="spellStart"/>
      <w:r w:rsidRPr="00502B30">
        <w:rPr>
          <w:lang w:val="en-US"/>
        </w:rPr>
        <w:t>języka</w:t>
      </w:r>
      <w:proofErr w:type="spellEnd"/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</w:t>
      </w:r>
      <w:proofErr w:type="spellStart"/>
      <w:r w:rsidR="00CE1141" w:rsidRPr="00931C08">
        <w:t>CocoaTouch</w:t>
      </w:r>
      <w:proofErr w:type="spellEnd"/>
      <w:r w:rsidR="00CE1141" w:rsidRPr="00931C08">
        <w:t xml:space="preserve">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proofErr w:type="spellStart"/>
      <w:r w:rsidR="00434CBA" w:rsidRPr="00931C08">
        <w:t>Xamarin</w:t>
      </w:r>
      <w:proofErr w:type="spellEnd"/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250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250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 xml:space="preserve">ang. Application </w:t>
      </w:r>
      <w:proofErr w:type="spellStart"/>
      <w:r w:rsidRPr="00931C08">
        <w:rPr>
          <w:i/>
          <w:iCs/>
        </w:rPr>
        <w:t>programming</w:t>
      </w:r>
      <w:proofErr w:type="spellEnd"/>
      <w:r w:rsidRPr="00931C08">
        <w:rPr>
          <w:i/>
          <w:iCs/>
        </w:rPr>
        <w:t xml:space="preserve"> </w:t>
      </w:r>
      <w:proofErr w:type="spellStart"/>
      <w:r w:rsidRPr="00931C08">
        <w:rPr>
          <w:i/>
          <w:iCs/>
        </w:rPr>
        <w:t>interface</w:t>
      </w:r>
      <w:proofErr w:type="spellEnd"/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proofErr w:type="spellStart"/>
      <w:r w:rsidR="002B7FF4" w:rsidRPr="00931C08">
        <w:t>Protocol</w:t>
      </w:r>
      <w:proofErr w:type="spellEnd"/>
      <w:r w:rsidR="002B7FF4" w:rsidRPr="00931C08">
        <w:t xml:space="preserve"> </w:t>
      </w:r>
      <w:proofErr w:type="spellStart"/>
      <w:r w:rsidR="002B7FF4" w:rsidRPr="00931C08">
        <w:t>Buffers</w:t>
      </w:r>
      <w:proofErr w:type="spellEnd"/>
      <w:r w:rsidR="002B7FF4" w:rsidRPr="00931C08">
        <w:t xml:space="preserve"> i </w:t>
      </w:r>
      <w:proofErr w:type="spellStart"/>
      <w:r w:rsidR="002B7FF4" w:rsidRPr="00931C08">
        <w:t>Thrift</w:t>
      </w:r>
      <w:proofErr w:type="spellEnd"/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 xml:space="preserve">Simple Object Access </w:t>
      </w:r>
      <w:proofErr w:type="spellStart"/>
      <w:r w:rsidRPr="00931C08">
        <w:t>Protocol</w:t>
      </w:r>
      <w:proofErr w:type="spellEnd"/>
      <w:r w:rsidRPr="00931C08">
        <w:t xml:space="preserve">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 xml:space="preserve">ang. </w:t>
      </w:r>
      <w:proofErr w:type="spellStart"/>
      <w:r w:rsidR="007327C3" w:rsidRPr="00931C08">
        <w:rPr>
          <w:i/>
          <w:iCs/>
        </w:rPr>
        <w:t>Extensible</w:t>
      </w:r>
      <w:proofErr w:type="spellEnd"/>
      <w:r w:rsidR="007327C3" w:rsidRPr="00931C08">
        <w:rPr>
          <w:i/>
          <w:iCs/>
        </w:rPr>
        <w:t xml:space="preserve"> </w:t>
      </w:r>
      <w:proofErr w:type="spellStart"/>
      <w:r w:rsidR="007327C3" w:rsidRPr="00931C08">
        <w:rPr>
          <w:i/>
          <w:iCs/>
        </w:rPr>
        <w:t>Markup</w:t>
      </w:r>
      <w:proofErr w:type="spellEnd"/>
      <w:r w:rsidR="007327C3" w:rsidRPr="00931C08">
        <w:rPr>
          <w:i/>
          <w:iCs/>
        </w:rPr>
        <w:t xml:space="preserve">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proofErr w:type="spellStart"/>
      <w:r w:rsidR="00584697" w:rsidRPr="00931C08">
        <w:rPr>
          <w:i/>
          <w:iCs/>
        </w:rPr>
        <w:t>angl</w:t>
      </w:r>
      <w:proofErr w:type="spellEnd"/>
      <w:r w:rsidR="00584697" w:rsidRPr="00931C08">
        <w:rPr>
          <w:i/>
          <w:iCs/>
        </w:rPr>
        <w:t xml:space="preserve">. Web Services </w:t>
      </w:r>
      <w:proofErr w:type="spellStart"/>
      <w:r w:rsidR="00584697" w:rsidRPr="00931C08">
        <w:rPr>
          <w:i/>
          <w:iCs/>
        </w:rPr>
        <w:t>Description</w:t>
      </w:r>
      <w:proofErr w:type="spellEnd"/>
      <w:r w:rsidR="00584697" w:rsidRPr="00931C08">
        <w:rPr>
          <w:i/>
          <w:iCs/>
        </w:rPr>
        <w:t xml:space="preserve">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proofErr w:type="spellStart"/>
      <w:r w:rsidR="0042496F" w:rsidRPr="00931C08">
        <w:t>eksponencjalnego</w:t>
      </w:r>
      <w:proofErr w:type="spellEnd"/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</w:t>
      </w:r>
      <w:proofErr w:type="spellStart"/>
      <w:r w:rsidRPr="00931C08">
        <w:t>Python</w:t>
      </w:r>
      <w:proofErr w:type="spellEnd"/>
      <w:r w:rsidRPr="00931C08">
        <w:t xml:space="preserve"> i C#, podczas gdy SOAP </w:t>
      </w:r>
      <w:r w:rsidR="000127C1">
        <w:t>przez</w:t>
      </w:r>
      <w:r w:rsidRPr="00931C08">
        <w:t xml:space="preserve"> Go/</w:t>
      </w:r>
      <w:proofErr w:type="spellStart"/>
      <w:r w:rsidRPr="00931C08">
        <w:t>Rust</w:t>
      </w:r>
      <w:proofErr w:type="spellEnd"/>
      <w:r w:rsidRPr="00931C08">
        <w:t>/PHP/</w:t>
      </w:r>
      <w:proofErr w:type="spellStart"/>
      <w:r w:rsidRPr="00931C08">
        <w:t>Elixir</w:t>
      </w:r>
      <w:proofErr w:type="spellEnd"/>
      <w:r w:rsidRPr="00931C08">
        <w:t xml:space="preserve">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gRPC</w:t>
      </w:r>
      <w:proofErr w:type="spellEnd"/>
    </w:p>
    <w:p w14:paraId="1F63F35D" w14:textId="0D483C51" w:rsidR="00CE7F4A" w:rsidRPr="00931C08" w:rsidRDefault="001562FD" w:rsidP="0043642C">
      <w:proofErr w:type="spellStart"/>
      <w:r w:rsidRPr="00931C08">
        <w:t>gRPC</w:t>
      </w:r>
      <w:proofErr w:type="spellEnd"/>
      <w:r w:rsidR="00DB62B3">
        <w:t>, czyli</w:t>
      </w:r>
      <w:r w:rsidRPr="00931C08">
        <w:t xml:space="preserve"> Remote </w:t>
      </w:r>
      <w:proofErr w:type="spellStart"/>
      <w:r w:rsidRPr="00931C08">
        <w:t>Procedure</w:t>
      </w:r>
      <w:proofErr w:type="spellEnd"/>
      <w:r w:rsidRPr="00931C08">
        <w:t xml:space="preserve">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 xml:space="preserve">elem </w:t>
      </w:r>
      <w:proofErr w:type="spellStart"/>
      <w:r w:rsidRPr="00931C08">
        <w:t>gRPC</w:t>
      </w:r>
      <w:proofErr w:type="spellEnd"/>
      <w:r w:rsidRPr="00931C08">
        <w:t xml:space="preserve">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Trudny do debugowania, ponieważ komunikaty są binarne i nie są czytelne dla człowieka. Chociaż jest obsługiwany we wszystkich językach, niektóre mają ograniczenia (np. nie można mieć serwerów PHP </w:t>
      </w:r>
      <w:proofErr w:type="spellStart"/>
      <w:r w:rsidRPr="00931C08">
        <w:t>gRPC</w:t>
      </w:r>
      <w:proofErr w:type="spellEnd"/>
      <w:r w:rsidRPr="00931C08">
        <w:t>, tylko klientów),</w:t>
      </w:r>
      <w:r w:rsidR="008E6F29" w:rsidRPr="00931C08">
        <w:t xml:space="preserve"> i </w:t>
      </w:r>
      <w:r w:rsidRPr="00931C08">
        <w:t xml:space="preserve">ze względu na naturę HTTP/2 nie ma wsparcia (obecnie) bezpośrednio w aplikacjach </w:t>
      </w:r>
      <w:proofErr w:type="spellStart"/>
      <w:r w:rsidRPr="00931C08">
        <w:t>frontendowych</w:t>
      </w:r>
      <w:proofErr w:type="spellEnd"/>
      <w:r w:rsidRPr="00931C08">
        <w:t>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 xml:space="preserve">ang. </w:t>
      </w:r>
      <w:proofErr w:type="spellStart"/>
      <w:r w:rsidR="00AA7C30" w:rsidRPr="00931C08">
        <w:rPr>
          <w:i/>
          <w:iCs/>
        </w:rPr>
        <w:t>Certificate</w:t>
      </w:r>
      <w:proofErr w:type="spellEnd"/>
      <w:r w:rsidR="00AA7C30" w:rsidRPr="00931C08">
        <w:rPr>
          <w:i/>
          <w:iCs/>
        </w:rPr>
        <w:t xml:space="preserve">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lastRenderedPageBreak/>
        <w:t>GraphQL</w:t>
      </w:r>
      <w:proofErr w:type="spellEnd"/>
    </w:p>
    <w:p w14:paraId="42FB4283" w14:textId="3A6D3BBF" w:rsidR="000466DC" w:rsidRPr="00931C08" w:rsidRDefault="000466DC" w:rsidP="00E63E40">
      <w:proofErr w:type="spellStart"/>
      <w:r w:rsidRPr="00931C08">
        <w:t>GraphQL</w:t>
      </w:r>
      <w:proofErr w:type="spellEnd"/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proofErr w:type="spellStart"/>
      <w:r w:rsidRPr="00931C08">
        <w:t>gRPC</w:t>
      </w:r>
      <w:proofErr w:type="spellEnd"/>
      <w:r w:rsidRPr="00931C08">
        <w:t>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 xml:space="preserve">Posiada walidację schematu i typowanie, więc w tym sensie jest nieco zbliżony do tego, jak </w:t>
      </w:r>
      <w:proofErr w:type="spellStart"/>
      <w:r w:rsidRPr="00931C08">
        <w:t>gRPC</w:t>
      </w:r>
      <w:proofErr w:type="spellEnd"/>
      <w:r w:rsidRPr="00931C08">
        <w:t xml:space="preserve">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 xml:space="preserve">REST jest akronimem od </w:t>
      </w:r>
      <w:proofErr w:type="spellStart"/>
      <w:r w:rsidRPr="00107C9A">
        <w:t>Representational</w:t>
      </w:r>
      <w:proofErr w:type="spellEnd"/>
      <w:r w:rsidRPr="00107C9A">
        <w:t xml:space="preserve"> </w:t>
      </w:r>
      <w:proofErr w:type="spellStart"/>
      <w:r w:rsidRPr="00107C9A">
        <w:t>State</w:t>
      </w:r>
      <w:proofErr w:type="spellEnd"/>
      <w:r w:rsidRPr="00107C9A">
        <w:t xml:space="preserve">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"Content-Type: application/</w:t>
      </w:r>
      <w:proofErr w:type="spellStart"/>
      <w:r w:rsidRPr="003A53F8">
        <w:rPr>
          <w:lang w:val="en-US"/>
        </w:rPr>
        <w:t>json-patch+json</w:t>
      </w:r>
      <w:proofErr w:type="spellEnd"/>
      <w:r w:rsidRPr="003A53F8">
        <w:rPr>
          <w:lang w:val="en-US"/>
        </w:rPr>
        <w:t xml:space="preserve">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</w:t>
      </w:r>
      <w:proofErr w:type="spellStart"/>
      <w:r w:rsidRPr="003A53F8">
        <w:rPr>
          <w:lang w:val="en-US"/>
        </w:rPr>
        <w:t>problem+json</w:t>
      </w:r>
      <w:proofErr w:type="spellEnd"/>
      <w:r w:rsidRPr="003A53F8">
        <w:rPr>
          <w:lang w:val="en-US"/>
        </w:rPr>
        <w:t>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access_token</w:t>
      </w:r>
      <w:proofErr w:type="spellEnd"/>
      <w:r w:rsidRPr="003A53F8">
        <w:rPr>
          <w:lang w:val="en-US"/>
        </w:rPr>
        <w:t>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token_type</w:t>
      </w:r>
      <w:proofErr w:type="spellEnd"/>
      <w:r w:rsidRPr="003A53F8">
        <w:rPr>
          <w:lang w:val="en-US"/>
        </w:rPr>
        <w:t>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user_Id</w:t>
      </w:r>
      <w:proofErr w:type="spellEnd"/>
      <w:r w:rsidRPr="003A53F8">
        <w:rPr>
          <w:lang w:val="en-US"/>
        </w:rPr>
        <w:t>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user_name</w:t>
      </w:r>
      <w:proofErr w:type="spellEnd"/>
      <w:r w:rsidRPr="003A53F8">
        <w:rPr>
          <w:lang w:val="en-US"/>
        </w:rPr>
        <w:t>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expires_in</w:t>
      </w:r>
      <w:proofErr w:type="spellEnd"/>
      <w:r w:rsidRPr="003A53F8">
        <w:rPr>
          <w:lang w:val="en-US"/>
        </w:rPr>
        <w:t>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creation_Time</w:t>
      </w:r>
      <w:proofErr w:type="spellEnd"/>
      <w:r w:rsidRPr="003A53F8">
        <w:rPr>
          <w:lang w:val="en-US"/>
        </w:rPr>
        <w:t>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expiration_Time</w:t>
      </w:r>
      <w:proofErr w:type="spellEnd"/>
      <w:r w:rsidRPr="003A53F8">
        <w:rPr>
          <w:lang w:val="en-US"/>
        </w:rPr>
        <w:t>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proofErr w:type="spellStart"/>
      <w:r w:rsidRPr="00502B30">
        <w:rPr>
          <w:lang w:val="en-US"/>
        </w:rPr>
        <w:t>Zalety</w:t>
      </w:r>
      <w:proofErr w:type="spellEnd"/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JSON sprawia, że REST jest szczególnie prosty w użyciu dla usług </w:t>
      </w:r>
      <w:proofErr w:type="spellStart"/>
      <w:r w:rsidRPr="00931C08">
        <w:t>frontendowych</w:t>
      </w:r>
      <w:proofErr w:type="spellEnd"/>
      <w:r w:rsidRPr="00931C08">
        <w:t>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proofErr w:type="spellStart"/>
      <w:r w:rsidRPr="003A53F8">
        <w:t>RESTful</w:t>
      </w:r>
      <w:proofErr w:type="spellEnd"/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</w:t>
      </w:r>
      <w:proofErr w:type="spellStart"/>
      <w:r w:rsidRPr="00931C08">
        <w:t>Core</w:t>
      </w:r>
      <w:proofErr w:type="spellEnd"/>
      <w:r w:rsidR="00902851" w:rsidRPr="00931C08">
        <w:t xml:space="preserve"> do komunikacji z aplikacją na </w:t>
      </w:r>
      <w:proofErr w:type="spellStart"/>
      <w:r w:rsidR="00902851" w:rsidRPr="00931C08">
        <w:t>Xamarinie</w:t>
      </w:r>
      <w:proofErr w:type="spellEnd"/>
      <w:r w:rsidR="00FC11DF" w:rsidRPr="00931C08">
        <w:t xml:space="preserve"> i </w:t>
      </w:r>
      <w:proofErr w:type="spellStart"/>
      <w:r w:rsidR="00FC11DF" w:rsidRPr="00931C08">
        <w:t>Angularze</w:t>
      </w:r>
      <w:proofErr w:type="spellEnd"/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251" w:name="_Toc100158850"/>
      <w:r w:rsidRPr="00931C08">
        <w:lastRenderedPageBreak/>
        <w:t>JWT</w:t>
      </w:r>
      <w:bookmarkEnd w:id="251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 xml:space="preserve">nie mają dobrze zdefiniowanego protokołu bezpieczeństwa, JSON Web </w:t>
      </w:r>
      <w:proofErr w:type="spellStart"/>
      <w:r w:rsidRPr="00931C08">
        <w:t>Tokens</w:t>
      </w:r>
      <w:proofErr w:type="spellEnd"/>
      <w:r w:rsidRPr="00931C08">
        <w:t xml:space="preserve"> (</w:t>
      </w:r>
      <w:proofErr w:type="spellStart"/>
      <w:r w:rsidRPr="00931C08">
        <w:t>JWTs</w:t>
      </w:r>
      <w:proofErr w:type="spellEnd"/>
      <w:r w:rsidRPr="00931C08">
        <w:t>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 xml:space="preserve">JWT </w:t>
      </w:r>
      <w:proofErr w:type="spellStart"/>
      <w:r w:rsidRPr="00931C08">
        <w:t>tokeny</w:t>
      </w:r>
      <w:proofErr w:type="spellEnd"/>
      <w:r w:rsidRPr="00931C08">
        <w:t xml:space="preserve"> (</w:t>
      </w:r>
      <w:proofErr w:type="spellStart"/>
      <w:r w:rsidR="00437423" w:rsidRPr="00931C08">
        <w:rPr>
          <w:i/>
          <w:iCs/>
        </w:rPr>
        <w:t>ang</w:t>
      </w:r>
      <w:proofErr w:type="spellEnd"/>
      <w:r w:rsidR="00437423" w:rsidRPr="00931C08">
        <w:rPr>
          <w:i/>
          <w:iCs/>
        </w:rPr>
        <w:t xml:space="preserve"> </w:t>
      </w:r>
      <w:r w:rsidRPr="00931C08">
        <w:rPr>
          <w:i/>
          <w:iCs/>
        </w:rPr>
        <w:t xml:space="preserve">JSON Web </w:t>
      </w:r>
      <w:proofErr w:type="spellStart"/>
      <w:r w:rsidRPr="00931C08">
        <w:rPr>
          <w:i/>
          <w:iCs/>
        </w:rPr>
        <w:t>Token</w:t>
      </w:r>
      <w:proofErr w:type="spellEnd"/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252" w:name="_Toc100158851"/>
      <w:proofErr w:type="spellStart"/>
      <w:r w:rsidRPr="00931C08">
        <w:t>Postman</w:t>
      </w:r>
      <w:bookmarkEnd w:id="252"/>
      <w:proofErr w:type="spellEnd"/>
    </w:p>
    <w:p w14:paraId="3CC37C3B" w14:textId="65F72594" w:rsidR="000B7888" w:rsidRPr="00931C08" w:rsidRDefault="000B7888" w:rsidP="00E63E40">
      <w:r w:rsidRPr="00931C08">
        <w:t xml:space="preserve">Jest klient HTTP używany do tworzenia, testowania, udostępniania i dokumentowania interfejsów API wykorzystując graficzny interfejs użytkownika. Służy do testowania </w:t>
      </w:r>
      <w:proofErr w:type="spellStart"/>
      <w:r w:rsidRPr="00931C08">
        <w:t>backendu</w:t>
      </w:r>
      <w:proofErr w:type="spellEnd"/>
      <w:r w:rsidRPr="00931C08">
        <w:t>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proofErr w:type="spellStart"/>
      <w:r w:rsidR="0043642C">
        <w:t>Core</w:t>
      </w:r>
      <w:proofErr w:type="spellEnd"/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253" w:name="_Toc100158852"/>
      <w:r w:rsidRPr="00931C08">
        <w:t>MSSQL Server</w:t>
      </w:r>
      <w:bookmarkEnd w:id="253"/>
    </w:p>
    <w:p w14:paraId="71E6B1FA" w14:textId="7FC65C04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>,</w:t>
      </w:r>
      <w:del w:id="254" w:author="Yurii Shchehliuk" w:date="2022-04-06T14:53:00Z">
        <w:r w:rsidRPr="00931C08" w:rsidDel="00296BAD">
          <w:delText xml:space="preserve"> </w:delText>
        </w:r>
        <w:commentRangeStart w:id="255"/>
        <w:r w:rsidR="0004132E" w:rsidRPr="00931C08" w:rsidDel="00757A7B">
          <w:delText>właśnie,</w:delText>
        </w:r>
      </w:del>
      <w:r w:rsidRPr="00931C08">
        <w:t xml:space="preserve"> </w:t>
      </w:r>
      <w:commentRangeEnd w:id="255"/>
      <w:r w:rsidR="004B61CF">
        <w:rPr>
          <w:rStyle w:val="CommentReference"/>
        </w:rPr>
        <w:commentReference w:id="255"/>
      </w:r>
      <w:r w:rsidRPr="00931C08">
        <w:t xml:space="preserve">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 xml:space="preserve">, zdjęcia itp. Wśród najpopularniejszych programów jako serwer może wystąpić Oracle, </w:t>
      </w:r>
      <w:proofErr w:type="spellStart"/>
      <w:r w:rsidRPr="00931C08">
        <w:t>PostgreSQL</w:t>
      </w:r>
      <w:proofErr w:type="spellEnd"/>
      <w:r w:rsidRPr="00931C08">
        <w:t>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r w:rsidR="00B722E9">
        <w:fldChar w:fldCharType="begin"/>
      </w:r>
      <w:r w:rsidR="00B722E9">
        <w:instrText xml:space="preserve"> HYPERLINK </w:instrText>
      </w:r>
      <w:r w:rsidR="00B722E9">
        <w:fldChar w:fldCharType="separate"/>
      </w:r>
      <w:r w:rsidR="00450FEB" w:rsidRPr="00931C08">
        <w:rPr>
          <w:rStyle w:val="Hyperlink"/>
          <w:i w:val="0"/>
          <w:iCs w:val="0"/>
        </w:rPr>
        <w:t>https://db-e ngines.com/en/ranking</w:t>
      </w:r>
      <w:r w:rsidR="00B722E9">
        <w:rPr>
          <w:rStyle w:val="Hyperlink"/>
          <w:i w:val="0"/>
          <w:iCs w:val="0"/>
        </w:rPr>
        <w:fldChar w:fldCharType="end"/>
      </w:r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proofErr w:type="spellStart"/>
      <w:r w:rsidRPr="00931C08">
        <w:t>FreeBSD</w:t>
      </w:r>
      <w:proofErr w:type="spellEnd"/>
      <w:r w:rsidRPr="00931C08">
        <w:t xml:space="preserve">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proofErr w:type="spellStart"/>
      <w:r w:rsidRPr="00931C08">
        <w:t>Transact</w:t>
      </w:r>
      <w:proofErr w:type="spellEnd"/>
      <w:r w:rsidRPr="00931C08">
        <w:t>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256" w:name="_Toc100158853"/>
      <w:r w:rsidRPr="00931C08">
        <w:t>C#</w:t>
      </w:r>
      <w:bookmarkEnd w:id="256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 xml:space="preserve">Java i C++. Jest używany z wielu powodów, ale jego popularność polega na wykorzystaniu go do tworzenia serwisów </w:t>
      </w:r>
      <w:proofErr w:type="spellStart"/>
      <w:r w:rsidRPr="00931C08">
        <w:t>backendowych</w:t>
      </w:r>
      <w:proofErr w:type="spellEnd"/>
      <w:r w:rsidRPr="00931C08">
        <w:t>, aplikacji</w:t>
      </w:r>
      <w:r w:rsidR="00177F29" w:rsidRPr="00177F29">
        <w:t xml:space="preserve"> desktopowych</w:t>
      </w:r>
      <w:r w:rsidRPr="00931C08">
        <w:t xml:space="preserve">, tworzenia aplikacji webowych, </w:t>
      </w:r>
      <w:proofErr w:type="spellStart"/>
      <w:r w:rsidRPr="00931C08">
        <w:t>game</w:t>
      </w:r>
      <w:proofErr w:type="spellEnd"/>
      <w:r w:rsidRPr="00931C08">
        <w:t xml:space="preserve"> </w:t>
      </w:r>
      <w:proofErr w:type="spellStart"/>
      <w:r w:rsidRPr="00931C08">
        <w:t>de</w:t>
      </w:r>
      <w:r w:rsidR="00931C08">
        <w:t>w</w:t>
      </w:r>
      <w:r w:rsidRPr="00931C08">
        <w:t>elopmentu</w:t>
      </w:r>
      <w:proofErr w:type="spellEnd"/>
      <w:r w:rsidR="00C50485" w:rsidRPr="00931C08">
        <w:t xml:space="preserve"> i w mniejszym stopniu do</w:t>
      </w:r>
      <w:r w:rsidR="00A633AA" w:rsidRPr="00931C08">
        <w:t xml:space="preserve"> </w:t>
      </w:r>
      <w:proofErr w:type="spellStart"/>
      <w:r w:rsidR="00A633AA" w:rsidRPr="00931C08">
        <w:t>machine</w:t>
      </w:r>
      <w:proofErr w:type="spellEnd"/>
      <w:r w:rsidR="00A633AA" w:rsidRPr="00931C08">
        <w:t xml:space="preserve">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 xml:space="preserve">Środowisko uruchomieniowe CLR zawiera kompilator JIT z pośredniego języka IL do kodu platformy, na której zainstalowane jest środowisko CLR; Zawiera </w:t>
      </w:r>
      <w:proofErr w:type="spellStart"/>
      <w:r w:rsidRPr="00931C08">
        <w:t>Grabage</w:t>
      </w:r>
      <w:proofErr w:type="spellEnd"/>
      <w:r w:rsidRPr="00931C08">
        <w:t xml:space="preserve"> </w:t>
      </w:r>
      <w:proofErr w:type="spellStart"/>
      <w:r w:rsidRPr="00931C08">
        <w:t>Collector</w:t>
      </w:r>
      <w:proofErr w:type="spellEnd"/>
      <w:r w:rsidR="008E6F29" w:rsidRPr="00931C08">
        <w:t xml:space="preserve"> i </w:t>
      </w:r>
      <w:r w:rsidR="00D624AA" w:rsidRPr="00931C08">
        <w:t xml:space="preserve">korzystne </w:t>
      </w:r>
      <w:proofErr w:type="spellStart"/>
      <w:r w:rsidR="00D624AA" w:rsidRPr="00931C08">
        <w:t>feauture</w:t>
      </w:r>
      <w:proofErr w:type="spellEnd"/>
      <w:r w:rsidR="00D624AA" w:rsidRPr="00931C08">
        <w:t xml:space="preserve"> cukru syntaktycznego</w:t>
      </w:r>
      <w:r w:rsidR="00894651" w:rsidRPr="00931C08">
        <w:t xml:space="preserve">, na przykład </w:t>
      </w:r>
      <w:proofErr w:type="spellStart"/>
      <w:r w:rsidR="00894651" w:rsidRPr="00931C08">
        <w:t>getery</w:t>
      </w:r>
      <w:proofErr w:type="spellEnd"/>
      <w:r w:rsidR="00894651" w:rsidRPr="00931C08">
        <w:t xml:space="preserve"> i setery, anonimowa inicjalizacja obiektów, </w:t>
      </w:r>
      <w:proofErr w:type="spellStart"/>
      <w:r w:rsidR="00BE72C1" w:rsidRPr="00931C08">
        <w:t>lockowanie</w:t>
      </w:r>
      <w:proofErr w:type="spellEnd"/>
      <w:r w:rsidR="00BE72C1" w:rsidRPr="00931C08">
        <w:t xml:space="preserve">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 xml:space="preserve">sji .NET SDK 6, C# 10 to globalne </w:t>
      </w:r>
      <w:proofErr w:type="spellStart"/>
      <w:r w:rsidR="00BE72C1" w:rsidRPr="00931C08">
        <w:t>usingi</w:t>
      </w:r>
      <w:proofErr w:type="spellEnd"/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257" w:name="_Toc100158854"/>
      <w:r w:rsidRPr="00931C08">
        <w:t xml:space="preserve">.NET </w:t>
      </w:r>
      <w:proofErr w:type="spellStart"/>
      <w:r w:rsidRPr="00931C08">
        <w:t>Core</w:t>
      </w:r>
      <w:bookmarkEnd w:id="257"/>
      <w:proofErr w:type="spellEnd"/>
    </w:p>
    <w:p w14:paraId="5E60D85E" w14:textId="339085BD" w:rsidR="000F3488" w:rsidRPr="00931C08" w:rsidRDefault="00DF1365" w:rsidP="00E63E40">
      <w:r w:rsidRPr="00931C08">
        <w:t xml:space="preserve">.NET </w:t>
      </w:r>
      <w:proofErr w:type="spellStart"/>
      <w:r w:rsidRPr="00931C08">
        <w:t>Core</w:t>
      </w:r>
      <w:proofErr w:type="spellEnd"/>
      <w:r w:rsidRPr="00931C08">
        <w:t xml:space="preserve"> to </w:t>
      </w:r>
      <w:proofErr w:type="spellStart"/>
      <w:r w:rsidR="007B3501" w:rsidRPr="00931C08">
        <w:t>runtime</w:t>
      </w:r>
      <w:proofErr w:type="spellEnd"/>
      <w:r w:rsidRPr="00931C08">
        <w:t xml:space="preserve">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7B3501" w:rsidRPr="00931C08">
        <w:t xml:space="preserve">platforma </w:t>
      </w:r>
      <w:r w:rsidRPr="00931C08">
        <w:t xml:space="preserve">używana do tworzenia oprogramowania na </w:t>
      </w:r>
      <w:proofErr w:type="spellStart"/>
      <w:r w:rsidRPr="00931C08">
        <w:t>macOS</w:t>
      </w:r>
      <w:proofErr w:type="spellEnd"/>
      <w:r w:rsidRPr="00931C08">
        <w:t xml:space="preserve">, Linux oraz </w:t>
      </w:r>
      <w:proofErr w:type="spellStart"/>
      <w:r w:rsidRPr="00931C08">
        <w:t>Widnows</w:t>
      </w:r>
      <w:proofErr w:type="spellEnd"/>
      <w:r w:rsidRPr="00931C08">
        <w:t xml:space="preserve">. </w:t>
      </w:r>
      <w:r w:rsidR="00182F19" w:rsidRPr="00F61600">
        <w:t xml:space="preserve">Zawiera w sobie JIT, Base Class Library, </w:t>
      </w:r>
      <w:proofErr w:type="spellStart"/>
      <w:r w:rsidR="00182F19" w:rsidRPr="00F61600">
        <w:t>Entity</w:t>
      </w:r>
      <w:proofErr w:type="spellEnd"/>
      <w:r w:rsidR="00182F19" w:rsidRPr="00F61600">
        <w:t xml:space="preserve">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 xml:space="preserve">szybsze w porównaniu np. do .NET Framework lub .NET </w:t>
      </w:r>
      <w:proofErr w:type="spellStart"/>
      <w:r w:rsidR="00182F19" w:rsidRPr="00931C08">
        <w:t>Core</w:t>
      </w:r>
      <w:proofErr w:type="spellEnd"/>
      <w:r w:rsidR="00182F19" w:rsidRPr="00931C08">
        <w:t xml:space="preserve">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</w:t>
      </w:r>
      <w:proofErr w:type="spellStart"/>
      <w:r w:rsidR="00DA0CDE" w:rsidRPr="00931C08">
        <w:t>release</w:t>
      </w:r>
      <w:proofErr w:type="spellEnd"/>
      <w:r w:rsidR="00DA0CDE" w:rsidRPr="00931C08">
        <w:t xml:space="preserve">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</w:t>
      </w:r>
      <w:proofErr w:type="spellStart"/>
      <w:r w:rsidR="00DA0CDE" w:rsidRPr="00931C08">
        <w:t>Core</w:t>
      </w:r>
      <w:proofErr w:type="spellEnd"/>
      <w:r w:rsidR="00DA0CDE" w:rsidRPr="00931C08">
        <w:t xml:space="preserve">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proofErr w:type="spellStart"/>
      <w:r w:rsidR="00931C08" w:rsidRPr="00931C08">
        <w:t>mikroserwisowej</w:t>
      </w:r>
      <w:proofErr w:type="spellEnd"/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r w:rsidR="00B722E9">
        <w:fldChar w:fldCharType="begin"/>
      </w:r>
      <w:r w:rsidR="00B722E9">
        <w:instrText xml:space="preserve"> HYPERLINK "https://stackify.com/net-ecosystem-demystified/" </w:instrText>
      </w:r>
      <w:r w:rsidR="00B722E9">
        <w:fldChar w:fldCharType="separate"/>
      </w:r>
      <w:r w:rsidRPr="00931C08">
        <w:rPr>
          <w:rStyle w:val="Hyperlink"/>
          <w:i w:val="0"/>
          <w:iCs w:val="0"/>
        </w:rPr>
        <w:t>https://stackify.com/net-ecosystem-demystified/</w:t>
      </w:r>
      <w:r w:rsidR="00B722E9">
        <w:rPr>
          <w:rStyle w:val="Hyperlink"/>
          <w:i w:val="0"/>
          <w:iCs w:val="0"/>
        </w:rPr>
        <w:fldChar w:fldCharType="end"/>
      </w:r>
    </w:p>
    <w:p w14:paraId="0E367532" w14:textId="0324FEEE" w:rsidR="00E74A51" w:rsidRPr="00931C08" w:rsidRDefault="00E74A51" w:rsidP="000E1F53">
      <w:pPr>
        <w:pStyle w:val="Heading3"/>
        <w:ind w:left="720"/>
      </w:pPr>
      <w:bookmarkStart w:id="258" w:name="_Toc100158855"/>
      <w:proofErr w:type="spellStart"/>
      <w:r w:rsidRPr="00931C08">
        <w:t>Entity</w:t>
      </w:r>
      <w:proofErr w:type="spellEnd"/>
      <w:r w:rsidRPr="00931C08">
        <w:t xml:space="preserve"> Framework </w:t>
      </w:r>
      <w:proofErr w:type="spellStart"/>
      <w:r w:rsidRPr="00931C08">
        <w:t>Core</w:t>
      </w:r>
      <w:bookmarkEnd w:id="258"/>
      <w:proofErr w:type="spellEnd"/>
    </w:p>
    <w:p w14:paraId="2A63E017" w14:textId="183C8C3A" w:rsidR="00C45760" w:rsidRPr="00931C08" w:rsidRDefault="00CB1F73" w:rsidP="00CE3856">
      <w:r w:rsidRPr="00931C08">
        <w:t xml:space="preserve">Nowsza, wydajniejsza </w:t>
      </w:r>
      <w:proofErr w:type="spellStart"/>
      <w:r w:rsidRPr="00931C08">
        <w:t>krosplatformow</w:t>
      </w:r>
      <w:r w:rsidR="00550643" w:rsidRPr="00931C08">
        <w:t>a</w:t>
      </w:r>
      <w:proofErr w:type="spellEnd"/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</w:t>
      </w:r>
      <w:proofErr w:type="spellStart"/>
      <w:r w:rsidR="006559FB" w:rsidRPr="006559FB">
        <w:rPr>
          <w:i/>
          <w:iCs/>
        </w:rPr>
        <w:t>relational</w:t>
      </w:r>
      <w:proofErr w:type="spellEnd"/>
      <w:r w:rsidR="006559FB" w:rsidRPr="006559FB">
        <w:rPr>
          <w:i/>
          <w:iCs/>
        </w:rPr>
        <w:t xml:space="preserve"> </w:t>
      </w:r>
      <w:proofErr w:type="spellStart"/>
      <w:r w:rsidR="006559FB" w:rsidRPr="006559FB">
        <w:rPr>
          <w:i/>
          <w:iCs/>
        </w:rPr>
        <w:t>mapping</w:t>
      </w:r>
      <w:proofErr w:type="spellEnd"/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 xml:space="preserve">Alternatywą EF jest ADO.NET lub </w:t>
      </w:r>
      <w:proofErr w:type="spellStart"/>
      <w:r w:rsidRPr="00931C08">
        <w:t>NHibernate</w:t>
      </w:r>
      <w:proofErr w:type="spellEnd"/>
      <w:r w:rsidRPr="00931C08">
        <w:t>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</w:t>
      </w:r>
      <w:proofErr w:type="spellStart"/>
      <w:r w:rsidR="00D31A3E" w:rsidRPr="00931C08">
        <w:t>NHibernate</w:t>
      </w:r>
      <w:proofErr w:type="spellEnd"/>
      <w:r w:rsidR="00D31A3E" w:rsidRPr="00931C08">
        <w:t xml:space="preserve">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59" w:name="_Toc100158856"/>
      <w:r w:rsidRPr="00931C08">
        <w:t>Angular</w:t>
      </w:r>
      <w:bookmarkEnd w:id="259"/>
    </w:p>
    <w:p w14:paraId="479C2213" w14:textId="1E39A43C" w:rsidR="001377A6" w:rsidRPr="00931C08" w:rsidRDefault="00E635EB" w:rsidP="000E1F53">
      <w:r w:rsidRPr="00931C08">
        <w:t xml:space="preserve">Jeden z najpopularniejszych </w:t>
      </w:r>
      <w:proofErr w:type="spellStart"/>
      <w:r w:rsidRPr="00931C08">
        <w:t>frameworków</w:t>
      </w:r>
      <w:proofErr w:type="spellEnd"/>
      <w:r w:rsidRPr="00931C08">
        <w:t xml:space="preserve"> do tworzenia aplikacji webowych. Polega na tworzeniu własnych komponentów z wykorzystaniem </w:t>
      </w:r>
      <w:proofErr w:type="spellStart"/>
      <w:r w:rsidRPr="00931C08">
        <w:t>TypeSctript</w:t>
      </w:r>
      <w:proofErr w:type="spellEnd"/>
      <w:r w:rsidRPr="00931C08">
        <w:t xml:space="preserve"> oraz HTML. Do </w:t>
      </w:r>
      <w:proofErr w:type="spellStart"/>
      <w:r w:rsidRPr="00931C08">
        <w:t>stylowania</w:t>
      </w:r>
      <w:proofErr w:type="spellEnd"/>
      <w:r w:rsidRPr="00931C08">
        <w:t xml:space="preserve"> strony wykorzystałem bibliotekę </w:t>
      </w:r>
      <w:proofErr w:type="spellStart"/>
      <w:r w:rsidRPr="00931C08">
        <w:t>bootstrap</w:t>
      </w:r>
      <w:proofErr w:type="spellEnd"/>
      <w:r w:rsidRPr="00931C08">
        <w:t xml:space="preserve"> oraz SCSS.</w:t>
      </w:r>
      <w:r w:rsidR="000E1F53">
        <w:t xml:space="preserve"> </w:t>
      </w:r>
      <w:r w:rsidRPr="00931C08">
        <w:t xml:space="preserve">W porównaniu do nie mniej popularnej biblioteki </w:t>
      </w:r>
      <w:proofErr w:type="spellStart"/>
      <w:r w:rsidRPr="00931C08">
        <w:t>React</w:t>
      </w:r>
      <w:proofErr w:type="spellEnd"/>
      <w:r w:rsidRPr="00931C08">
        <w:t xml:space="preserve">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</w:t>
      </w:r>
      <w:proofErr w:type="spellStart"/>
      <w:r w:rsidR="004C784D">
        <w:t>RxJS</w:t>
      </w:r>
      <w:proofErr w:type="spellEnd"/>
      <w:r w:rsidR="004C784D">
        <w:t xml:space="preserve"> oraz </w:t>
      </w:r>
      <w:proofErr w:type="spellStart"/>
      <w:r w:rsidR="004C784D">
        <w:t>ngx-bootstrap</w:t>
      </w:r>
      <w:proofErr w:type="spellEnd"/>
      <w:r w:rsidR="004C784D">
        <w:t>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60" w:name="_Toc100158857"/>
      <w:r w:rsidRPr="00931C08">
        <w:t>Wzorce architektoniczne</w:t>
      </w:r>
      <w:bookmarkEnd w:id="260"/>
    </w:p>
    <w:p w14:paraId="6C04971D" w14:textId="579E2C88" w:rsidR="003A0925" w:rsidRDefault="001377A6" w:rsidP="001377A6">
      <w:r w:rsidRPr="00931C08">
        <w:t xml:space="preserve">Realizacja tego projektu jest oparta architektonicznie na wzorzec MVC (ang. Model </w:t>
      </w:r>
      <w:proofErr w:type="spellStart"/>
      <w:r w:rsidRPr="00931C08">
        <w:t>View</w:t>
      </w:r>
      <w:proofErr w:type="spellEnd"/>
      <w:r w:rsidRPr="00931C08">
        <w:t xml:space="preserve">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</w:t>
      </w:r>
      <w:proofErr w:type="spellStart"/>
      <w:r w:rsidR="00D12219" w:rsidRPr="00931C08">
        <w:t>endpointy</w:t>
      </w:r>
      <w:proofErr w:type="spellEnd"/>
      <w:r w:rsidR="00D12219" w:rsidRPr="00931C08">
        <w:t xml:space="preserve"> z aplikacji</w:t>
      </w:r>
      <w:r w:rsidR="00212677" w:rsidRPr="00931C08">
        <w:t xml:space="preserve"> </w:t>
      </w:r>
      <w:proofErr w:type="spellStart"/>
      <w:r w:rsidR="00212677" w:rsidRPr="00931C08">
        <w:t>backendowej</w:t>
      </w:r>
      <w:proofErr w:type="spellEnd"/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</w:t>
      </w:r>
      <w:proofErr w:type="spellStart"/>
      <w:r w:rsidR="00D12219" w:rsidRPr="00931C08">
        <w:t>Xamarin</w:t>
      </w:r>
      <w:proofErr w:type="spellEnd"/>
      <w:r w:rsidR="00997554" w:rsidRPr="00931C08">
        <w:t xml:space="preserve"> oraz Angular</w:t>
      </w:r>
      <w:r w:rsidR="00D12219" w:rsidRPr="00931C08">
        <w:t xml:space="preserve">. Do komunikacji między warstwami wykorzystałem </w:t>
      </w:r>
      <w:r w:rsidR="00212677" w:rsidRPr="00931C08">
        <w:t>rozszerzenie Visual Studio pod nazwą „</w:t>
      </w:r>
      <w:proofErr w:type="spellStart"/>
      <w:r w:rsidR="00D12219" w:rsidRPr="00931C08">
        <w:t>Conveyorby</w:t>
      </w:r>
      <w:r w:rsidR="00212677" w:rsidRPr="00931C08">
        <w:t>Keyoti</w:t>
      </w:r>
      <w:proofErr w:type="spellEnd"/>
      <w:r w:rsidR="00212677" w:rsidRPr="00931C08">
        <w:t xml:space="preserve">”, które tworzy wirtualny zdalny host zamiast publikacji aplikacji na lokalny IIS lub </w:t>
      </w:r>
      <w:proofErr w:type="spellStart"/>
      <w:r w:rsidR="00212677" w:rsidRPr="00931C08">
        <w:t>Azure</w:t>
      </w:r>
      <w:proofErr w:type="spellEnd"/>
      <w:r w:rsidR="00212677" w:rsidRPr="00931C08">
        <w:t>.</w:t>
      </w:r>
      <w:r w:rsidR="003A0925" w:rsidRPr="00931C08">
        <w:t xml:space="preserve"> </w:t>
      </w:r>
    </w:p>
    <w:p w14:paraId="69A9F615" w14:textId="77777777" w:rsidR="003A53F8" w:rsidRDefault="003A53F8" w:rsidP="000E1F53">
      <w:pPr>
        <w:keepNext/>
        <w:spacing w:before="240"/>
      </w:pPr>
      <w:r>
        <w:rPr>
          <w:noProof/>
        </w:rPr>
        <w:lastRenderedPageBreak/>
        <w:drawing>
          <wp:inline distT="0" distB="0" distL="0" distR="0" wp14:anchorId="3BC54CB9" wp14:editId="570396E1">
            <wp:extent cx="5943600" cy="2113915"/>
            <wp:effectExtent l="0" t="0" r="0" b="635"/>
            <wp:docPr id="18" name="Picture 18" descr="Open up Visual Studio web projects for access over the internet using  Conveyor. -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up Visual Studio web projects for access over the internet using  Conveyor. - Blo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4DCC" w14:textId="300CF040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r>
        <w:rPr>
          <w:i w:val="0"/>
          <w:iCs w:val="0"/>
        </w:rPr>
        <w:t>Przykład tworzenia hostów</w:t>
      </w:r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r w:rsidRPr="003A53F8">
        <w:rPr>
          <w:i w:val="0"/>
          <w:iCs w:val="0"/>
        </w:rPr>
        <w:t>https://keyoti.com/blog/wp-content/uploads/2018/02/conveyor-over-internet.png</w:t>
      </w:r>
    </w:p>
    <w:p w14:paraId="7CD6C473" w14:textId="63FFC7CA" w:rsidR="001377A6" w:rsidRPr="00931C08" w:rsidRDefault="003A0925" w:rsidP="007F37F9">
      <w:pPr>
        <w:ind w:firstLine="360"/>
      </w:pPr>
      <w:r w:rsidRPr="00931C08">
        <w:t xml:space="preserve">Realizacja aplikacji </w:t>
      </w:r>
      <w:proofErr w:type="spellStart"/>
      <w:r w:rsidRPr="00931C08">
        <w:t>backendowej</w:t>
      </w:r>
      <w:proofErr w:type="spellEnd"/>
      <w:r w:rsidRPr="00931C08">
        <w:t xml:space="preserve"> opiera się na </w:t>
      </w:r>
      <w:r w:rsidR="00A360F8" w:rsidRPr="00931C08">
        <w:t>architektur</w:t>
      </w:r>
      <w:ins w:id="261" w:author="Yurii Shchehliuk" w:date="2022-04-06T14:53:00Z">
        <w:r w:rsidR="00B84629">
          <w:t>z</w:t>
        </w:r>
        <w:r w:rsidR="003114C7">
          <w:t>e</w:t>
        </w:r>
      </w:ins>
      <w:commentRangeStart w:id="262"/>
      <w:del w:id="263" w:author="Yurii Shchehliuk" w:date="2022-04-06T14:53:00Z">
        <w:r w:rsidR="00A360F8" w:rsidRPr="00931C08" w:rsidDel="003114C7">
          <w:delText>ę</w:delText>
        </w:r>
      </w:del>
      <w:commentRangeEnd w:id="262"/>
      <w:r w:rsidR="004B61CF">
        <w:rPr>
          <w:rStyle w:val="CommentReference"/>
        </w:rPr>
        <w:commentReference w:id="262"/>
      </w:r>
      <w:r w:rsidR="00A360F8">
        <w:t xml:space="preserve"> </w:t>
      </w:r>
      <w:r w:rsidRPr="00931C08">
        <w:t xml:space="preserve">DDD. </w:t>
      </w:r>
      <w:proofErr w:type="spellStart"/>
      <w:r w:rsidR="001377A6" w:rsidRPr="00931C08">
        <w:t>Domain-driven</w:t>
      </w:r>
      <w:proofErr w:type="spellEnd"/>
      <w:r w:rsidR="001377A6" w:rsidRPr="00931C08">
        <w:t xml:space="preserve">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lastRenderedPageBreak/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r w:rsidR="00B722E9">
        <w:fldChar w:fldCharType="begin"/>
      </w:r>
      <w:r w:rsidR="00B722E9">
        <w:instrText xml:space="preserve"> HYPERLINK "https://medium.com/the-software-architecture-chronicles/ddd-hexagonal-onion-clean-cqrs-how-i-put-it-all-together-f2590c0aa7f6" </w:instrText>
      </w:r>
      <w:r w:rsidR="00B722E9">
        <w:fldChar w:fldCharType="separate"/>
      </w:r>
      <w:r w:rsidR="000E1F53" w:rsidRPr="005E66D4">
        <w:rPr>
          <w:rStyle w:val="Hyperlink"/>
          <w:sz w:val="22"/>
          <w:szCs w:val="20"/>
        </w:rPr>
        <w:t>https://medium.com/the-software-architecture-chronicles/ddd-hexagonal-onion-clean-cqrs-how-i-put-it-all-together-f2590c0aa7f6</w:t>
      </w:r>
      <w:r w:rsidR="00B722E9">
        <w:rPr>
          <w:rStyle w:val="Hyperlink"/>
          <w:sz w:val="22"/>
          <w:szCs w:val="20"/>
        </w:rPr>
        <w:fldChar w:fldCharType="end"/>
      </w:r>
    </w:p>
    <w:p w14:paraId="6F3111E5" w14:textId="61276AF7" w:rsidR="009B29A3" w:rsidRPr="00931C08" w:rsidRDefault="009B29A3" w:rsidP="000E1F53">
      <w:pPr>
        <w:pStyle w:val="Heading3"/>
        <w:ind w:left="720"/>
      </w:pPr>
      <w:bookmarkStart w:id="264" w:name="_Toc100158858"/>
      <w:r w:rsidRPr="00931C08">
        <w:t>Wzorce projektowe</w:t>
      </w:r>
      <w:bookmarkEnd w:id="264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Domain</w:t>
      </w:r>
      <w:proofErr w:type="spellEnd"/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Infrastructure</w:t>
      </w:r>
      <w:proofErr w:type="spellEnd"/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 xml:space="preserve">W </w:t>
      </w:r>
      <w:proofErr w:type="spellStart"/>
      <w:r w:rsidRPr="00931C08">
        <w:t>Domain</w:t>
      </w:r>
      <w:proofErr w:type="spellEnd"/>
      <w:r w:rsidRPr="00931C08">
        <w:t xml:space="preserve"> znajdują się wszystkie modele klas oraz interfejsy, które za pomocą </w:t>
      </w:r>
      <w:proofErr w:type="spellStart"/>
      <w:r w:rsidRPr="00931C08">
        <w:t>Dependency</w:t>
      </w:r>
      <w:proofErr w:type="spellEnd"/>
      <w:r w:rsidRPr="00931C08">
        <w:t xml:space="preserve"> </w:t>
      </w:r>
      <w:proofErr w:type="spellStart"/>
      <w:r w:rsidRPr="00931C08">
        <w:t>Injection</w:t>
      </w:r>
      <w:proofErr w:type="spellEnd"/>
      <w:r w:rsidRPr="00931C08">
        <w:t xml:space="preserve">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proofErr w:type="spellStart"/>
      <w:r>
        <w:t>I</w:t>
      </w:r>
      <w:r w:rsidR="005447F8" w:rsidRPr="00931C08">
        <w:t>nfrastructur</w:t>
      </w:r>
      <w:r w:rsidR="00B927EE">
        <w:t>a</w:t>
      </w:r>
      <w:proofErr w:type="spellEnd"/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</w:t>
      </w:r>
      <w:proofErr w:type="spellStart"/>
      <w:r w:rsidR="00062DA6">
        <w:t>Code</w:t>
      </w:r>
      <w:proofErr w:type="spellEnd"/>
      <w:r w:rsidR="00062DA6">
        <w:t xml:space="preserve">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</w:t>
      </w:r>
      <w:proofErr w:type="spellStart"/>
      <w:r w:rsidR="00CC254E" w:rsidRPr="00931C08">
        <w:t>appsetings.json</w:t>
      </w:r>
      <w:proofErr w:type="spellEnd"/>
      <w:r w:rsidR="00CC254E" w:rsidRPr="00931C08">
        <w:t>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</w:t>
      </w:r>
      <w:proofErr w:type="spellStart"/>
      <w:r w:rsidR="00CC254E" w:rsidRPr="00931C08">
        <w:t>tokenu</w:t>
      </w:r>
      <w:proofErr w:type="spellEnd"/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04561F" w:rsidP="000E1F53">
      <w:pPr>
        <w:keepNext/>
        <w:spacing w:before="240"/>
        <w:jc w:val="center"/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proofErr w:type="spellStart"/>
      <w:r w:rsidR="00256CD9">
        <w:rPr>
          <w:i w:val="0"/>
          <w:iCs w:val="0"/>
        </w:rPr>
        <w:t>tokenu</w:t>
      </w:r>
      <w:proofErr w:type="spellEnd"/>
      <w:r w:rsidR="00256CD9">
        <w:rPr>
          <w:i w:val="0"/>
          <w:iCs w:val="0"/>
        </w:rPr>
        <w:t xml:space="preserve">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 xml:space="preserve">Interfejsy definiują zachowywanie aplikacji, które są wstrzykiwane w </w:t>
      </w:r>
      <w:proofErr w:type="spellStart"/>
      <w:r w:rsidRPr="00931C08">
        <w:t>Startup.cs</w:t>
      </w:r>
      <w:proofErr w:type="spellEnd"/>
      <w:r w:rsidR="00BC3478" w:rsidRPr="00931C08">
        <w:t xml:space="preserve"> w kontenerze IOC (</w:t>
      </w:r>
      <w:r w:rsidR="00BC3478" w:rsidRPr="00931C08">
        <w:rPr>
          <w:i/>
          <w:iCs/>
        </w:rPr>
        <w:t xml:space="preserve">ang. </w:t>
      </w:r>
      <w:proofErr w:type="spellStart"/>
      <w:r w:rsidR="00BC3478" w:rsidRPr="00931C08">
        <w:rPr>
          <w:i/>
          <w:iCs/>
        </w:rPr>
        <w:t>Inversion</w:t>
      </w:r>
      <w:proofErr w:type="spellEnd"/>
      <w:r w:rsidR="00BC3478" w:rsidRPr="00931C08">
        <w:rPr>
          <w:i/>
          <w:iCs/>
        </w:rPr>
        <w:t xml:space="preserve"> of </w:t>
      </w:r>
      <w:proofErr w:type="spellStart"/>
      <w:r w:rsidR="00BC3478" w:rsidRPr="00931C08">
        <w:rPr>
          <w:i/>
          <w:iCs/>
        </w:rPr>
        <w:t>Controll</w:t>
      </w:r>
      <w:proofErr w:type="spellEnd"/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lastRenderedPageBreak/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 xml:space="preserve">nie </w:t>
      </w:r>
      <w:proofErr w:type="spellStart"/>
      <w:r w:rsidRPr="00931C08">
        <w:t>bugów</w:t>
      </w:r>
      <w:proofErr w:type="spellEnd"/>
      <w:r w:rsidRPr="00931C08">
        <w:t>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proofErr w:type="spellStart"/>
      <w:r w:rsidR="005E5F22">
        <w:t>middlewareach</w:t>
      </w:r>
      <w:proofErr w:type="spellEnd"/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265" w:name="_Toc100158859"/>
      <w:r>
        <w:t xml:space="preserve">Schemat </w:t>
      </w:r>
      <w:r w:rsidR="00916E90">
        <w:t>komunikacji</w:t>
      </w:r>
      <w:bookmarkEnd w:id="265"/>
    </w:p>
    <w:p w14:paraId="106FB642" w14:textId="7E03B1C0" w:rsidR="00D10364" w:rsidRPr="00D10364" w:rsidRDefault="00BA2C89" w:rsidP="00D10364">
      <w:commentRangeStart w:id="266"/>
      <w:commentRangeStart w:id="267"/>
      <w:commentRangeStart w:id="268"/>
      <w:r>
        <w:t xml:space="preserve">Na Rys. 10 </w:t>
      </w:r>
      <w:r w:rsidR="00F1704E">
        <w:t>przedstawiony</w:t>
      </w:r>
      <w:r>
        <w:t xml:space="preserve"> </w:t>
      </w:r>
      <w:del w:id="269" w:author="Yurii Shchehliuk" w:date="2022-04-06T14:55:00Z">
        <w:r w:rsidDel="008D2DCD">
          <w:delText xml:space="preserve">wzór </w:delText>
        </w:r>
      </w:del>
      <w:ins w:id="270" w:author="Yurii Shchehliuk" w:date="2022-04-06T14:55:00Z">
        <w:r w:rsidR="008D2DCD">
          <w:t xml:space="preserve">schemat </w:t>
        </w:r>
      </w:ins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266"/>
      <w:r w:rsidR="00A700D8">
        <w:rPr>
          <w:rStyle w:val="CommentReference"/>
        </w:rPr>
        <w:commentReference w:id="266"/>
      </w:r>
      <w:commentRangeEnd w:id="267"/>
      <w:r w:rsidR="000408C7">
        <w:rPr>
          <w:rStyle w:val="CommentReference"/>
        </w:rPr>
        <w:commentReference w:id="267"/>
      </w:r>
      <w:commentRangeEnd w:id="268"/>
      <w:r w:rsidR="004B61CF">
        <w:rPr>
          <w:rStyle w:val="CommentReference"/>
        </w:rPr>
        <w:commentReference w:id="268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</w:t>
      </w:r>
      <w:proofErr w:type="spellStart"/>
      <w:r w:rsidR="00C27438">
        <w:t>Xamarin</w:t>
      </w:r>
      <w:proofErr w:type="spellEnd"/>
      <w:r w:rsidR="00C27438">
        <w:t xml:space="preserve">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271" w:name="_Toc100158860"/>
      <w:r w:rsidRPr="00931C08">
        <w:lastRenderedPageBreak/>
        <w:t>Część praktyczna</w:t>
      </w:r>
      <w:bookmarkEnd w:id="271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272"/>
      <w:commentRangeStart w:id="273"/>
      <w:commentRangeStart w:id="274"/>
      <w:r w:rsidR="00683E7D" w:rsidRPr="00931C08">
        <w:t>.</w:t>
      </w:r>
      <w:commentRangeEnd w:id="272"/>
      <w:r w:rsidR="006C62A4">
        <w:rPr>
          <w:rStyle w:val="CommentReference"/>
        </w:rPr>
        <w:commentReference w:id="272"/>
      </w:r>
      <w:commentRangeEnd w:id="273"/>
      <w:r w:rsidR="00AD1270">
        <w:rPr>
          <w:rStyle w:val="CommentReference"/>
        </w:rPr>
        <w:commentReference w:id="273"/>
      </w:r>
      <w:commentRangeEnd w:id="274"/>
      <w:r w:rsidR="004B61CF">
        <w:rPr>
          <w:rStyle w:val="CommentReference"/>
        </w:rPr>
        <w:commentReference w:id="274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275" w:name="_Toc100158861"/>
      <w:r w:rsidRPr="00931C08">
        <w:t>Analiza wymagań</w:t>
      </w:r>
      <w:bookmarkEnd w:id="275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276" w:name="_Toc100158862"/>
      <w:r w:rsidRPr="00931C08">
        <w:t>Specyfikacja wymagań</w:t>
      </w:r>
      <w:bookmarkEnd w:id="276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 xml:space="preserve">Konfigurowany </w:t>
            </w:r>
            <w:proofErr w:type="spellStart"/>
            <w:r w:rsidRPr="00931C08">
              <w:t>t</w:t>
            </w:r>
            <w:r w:rsidR="001D738B">
              <w:t>o</w:t>
            </w:r>
            <w:r w:rsidRPr="00931C08">
              <w:t>ken</w:t>
            </w:r>
            <w:proofErr w:type="spellEnd"/>
            <w:r w:rsidRPr="00931C08">
              <w:t xml:space="preserve">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proofErr w:type="spellStart"/>
            <w:r w:rsidRPr="00931C08">
              <w:t>Has</w:t>
            </w:r>
            <w:r w:rsidR="00C678A2">
              <w:t>z</w:t>
            </w:r>
            <w:r w:rsidRPr="00931C08">
              <w:t>owanie</w:t>
            </w:r>
            <w:proofErr w:type="spellEnd"/>
            <w:r w:rsidRPr="00931C08">
              <w:t xml:space="preserve">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</w:t>
            </w:r>
            <w:proofErr w:type="spellStart"/>
            <w:r>
              <w:t>Firefox</w:t>
            </w:r>
            <w:proofErr w:type="spellEnd"/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277" w:name="_Toc100158863"/>
      <w:r w:rsidRPr="00C75DBB">
        <w:t>Diagram przypadków użycia</w:t>
      </w:r>
      <w:bookmarkEnd w:id="277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4AB68DD6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commentRangeStart w:id="278"/>
      <w:del w:id="279" w:author="Yurii Shchehliuk" w:date="2022-04-06T14:56:00Z">
        <w:r w:rsidR="00CE6008" w:rsidRPr="00CE6008" w:rsidDel="00216D2A">
          <w:delText>c</w:delText>
        </w:r>
      </w:del>
      <w:ins w:id="280" w:author="Yurii Shchehliuk" w:date="2022-04-06T14:56:00Z">
        <w:r w:rsidR="00216D2A">
          <w:t>interakcję</w:t>
        </w:r>
      </w:ins>
      <w:del w:id="281" w:author="Yurii Shchehliuk" w:date="2022-04-06T14:56:00Z">
        <w:r w:rsidR="00CE6008" w:rsidRPr="00CE6008" w:rsidDel="00216D2A">
          <w:delText>zynieni</w:delText>
        </w:r>
        <w:r w:rsidR="00CE6008" w:rsidDel="00216D2A">
          <w:delText>a</w:delText>
        </w:r>
      </w:del>
      <w:commentRangeEnd w:id="278"/>
      <w:r w:rsidR="006B4C77">
        <w:rPr>
          <w:rStyle w:val="CommentReference"/>
        </w:rPr>
        <w:commentReference w:id="278"/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282"/>
      <w:commentRangeStart w:id="283"/>
      <w:commentRangeEnd w:id="282"/>
      <w:r>
        <w:rPr>
          <w:rStyle w:val="CommentReference"/>
        </w:rPr>
        <w:lastRenderedPageBreak/>
        <w:commentReference w:id="282"/>
      </w:r>
      <w:commentRangeEnd w:id="283"/>
      <w:r w:rsidR="006B4C77">
        <w:rPr>
          <w:rStyle w:val="CommentReference"/>
        </w:rPr>
        <w:commentReference w:id="283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r w:rsidRPr="00D74BDE">
        <w:rPr>
          <w:i w:val="0"/>
          <w:iCs w:val="0"/>
        </w:rPr>
        <w:t xml:space="preserve">Rys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62C86B3F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bookmarkStart w:id="284" w:name="_Toc100158864"/>
      <w:r w:rsidRPr="00181CDE">
        <w:t>Prototyp</w:t>
      </w:r>
      <w:commentRangeStart w:id="285"/>
      <w:r w:rsidRPr="00181CDE">
        <w:t>y</w:t>
      </w:r>
      <w:commentRangeEnd w:id="285"/>
      <w:r w:rsidR="0006633E" w:rsidRPr="00181CDE">
        <w:rPr>
          <w:rStyle w:val="CommentReference"/>
          <w:rFonts w:eastAsiaTheme="minorEastAsia" w:cstheme="minorBidi"/>
          <w:b w:val="0"/>
        </w:rPr>
        <w:commentReference w:id="285"/>
      </w:r>
      <w:r w:rsidRPr="00181CDE">
        <w:t xml:space="preserve"> interfejsu</w:t>
      </w:r>
      <w:bookmarkEnd w:id="284"/>
    </w:p>
    <w:p w14:paraId="34798868" w14:textId="48B62676" w:rsidR="003A53F8" w:rsidRDefault="00906BCE" w:rsidP="003A53F8">
      <w:commentRangeStart w:id="286"/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4481609B" w:rsidR="00FA5C0D" w:rsidRDefault="00BD7EB4" w:rsidP="00B222DF">
      <w:pPr>
        <w:ind w:firstLine="360"/>
      </w:pPr>
      <w:r>
        <w:t>W projektowaniu interfejsu dość ważne jest zachowywanie logiczne, warto też korzystać z odpowiednich ikonek oraz kolorów. Tak czarny kolor to obramowanie i treść, żółty to ostrzeżenia oraz pola do wypełnienia, niebieski oraz zielony zwykle neutralne kolory, a czerwony służy do komunikowania o krytycznych sytuacjach.</w:t>
      </w:r>
      <w:commentRangeEnd w:id="286"/>
      <w:r w:rsidR="00F04057">
        <w:rPr>
          <w:rStyle w:val="CommentReference"/>
        </w:rPr>
        <w:commentReference w:id="286"/>
      </w:r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253F6949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Prototyp </w:t>
      </w:r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0B335FBD" w:rsidR="007B7D8D" w:rsidRPr="007B7D8D" w:rsidRDefault="007B7D8D" w:rsidP="007B7D8D">
      <w:r>
        <w:t>Pod kątem tego że aplikacja powinna działać w przeglądarkach, prototyp interfejsu wygląda dość podobnie, dzięki zmiana sposobu korzystania nie będzie zaskoczeniem.</w:t>
      </w:r>
    </w:p>
    <w:p w14:paraId="2CD60322" w14:textId="6866DF25" w:rsidR="00F2115D" w:rsidRPr="00931C08" w:rsidRDefault="00F2115D" w:rsidP="00B972D1">
      <w:pPr>
        <w:pStyle w:val="Heading3"/>
        <w:ind w:left="720"/>
      </w:pPr>
      <w:bookmarkStart w:id="287" w:name="_Toc100158865"/>
      <w:r w:rsidRPr="00931C08">
        <w:t>Implementacja</w:t>
      </w:r>
      <w:bookmarkEnd w:id="287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0E409AE3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</w:t>
      </w:r>
      <w:proofErr w:type="spellStart"/>
      <w:r w:rsidR="005633D0" w:rsidRPr="00931C08">
        <w:t>Core</w:t>
      </w:r>
      <w:proofErr w:type="spellEnd"/>
      <w:r w:rsidR="005633D0" w:rsidRPr="00931C08">
        <w:t xml:space="preserve"> </w:t>
      </w:r>
      <w:r w:rsidR="00A509B1">
        <w:t xml:space="preserve">3.1 </w:t>
      </w:r>
      <w:r w:rsidR="005633D0" w:rsidRPr="00931C08">
        <w:t xml:space="preserve">i C#, REST API, JWT </w:t>
      </w:r>
      <w:proofErr w:type="spellStart"/>
      <w:r w:rsidR="005633D0" w:rsidRPr="00931C08">
        <w:t>tokenów</w:t>
      </w:r>
      <w:proofErr w:type="spellEnd"/>
      <w:r w:rsidR="005633D0" w:rsidRPr="00931C08">
        <w:t xml:space="preserve">, </w:t>
      </w:r>
      <w:proofErr w:type="spellStart"/>
      <w:r w:rsidR="005633D0" w:rsidRPr="00931C08">
        <w:t>Postmana</w:t>
      </w:r>
      <w:proofErr w:type="spellEnd"/>
      <w:r w:rsidR="005633D0" w:rsidRPr="00931C08">
        <w:t xml:space="preserve">, MSSQL i </w:t>
      </w:r>
      <w:proofErr w:type="spellStart"/>
      <w:r w:rsidR="005633D0" w:rsidRPr="00931C08">
        <w:t>EntityFrameworka</w:t>
      </w:r>
      <w:proofErr w:type="spellEnd"/>
      <w:r w:rsidR="005633D0" w:rsidRPr="00931C08">
        <w:t xml:space="preserve">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 xml:space="preserve">Relacja między projektami jest następująca: </w:t>
      </w:r>
      <w:proofErr w:type="spellStart"/>
      <w:r w:rsidRPr="00931C08">
        <w:t>Domain</w:t>
      </w:r>
      <w:proofErr w:type="spellEnd"/>
      <w:r w:rsidRPr="00931C08">
        <w:t xml:space="preserve">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 xml:space="preserve">ang. </w:t>
      </w:r>
      <w:proofErr w:type="spellStart"/>
      <w:r w:rsidR="008C7695" w:rsidRPr="008C7695">
        <w:rPr>
          <w:i/>
          <w:iCs/>
        </w:rPr>
        <w:t>Dependency</w:t>
      </w:r>
      <w:proofErr w:type="spellEnd"/>
      <w:r w:rsidR="008C7695" w:rsidRPr="008C7695">
        <w:rPr>
          <w:i/>
          <w:iCs/>
        </w:rPr>
        <w:t xml:space="preserve"> </w:t>
      </w:r>
      <w:proofErr w:type="spellStart"/>
      <w:r w:rsidR="008C7695" w:rsidRPr="008C7695">
        <w:rPr>
          <w:i/>
          <w:iCs/>
        </w:rPr>
        <w:t>Injection</w:t>
      </w:r>
      <w:proofErr w:type="spellEnd"/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</w:t>
      </w:r>
      <w:proofErr w:type="spellStart"/>
      <w:r w:rsidR="00495527">
        <w:rPr>
          <w:i w:val="0"/>
          <w:iCs w:val="0"/>
          <w:sz w:val="20"/>
          <w:szCs w:val="20"/>
        </w:rPr>
        <w:t>Domain</w:t>
      </w:r>
      <w:proofErr w:type="spellEnd"/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 xml:space="preserve">implementowany w warstwie </w:t>
      </w:r>
      <w:proofErr w:type="spellStart"/>
      <w:r w:rsidRPr="00931C08">
        <w:t>Infrastructure</w:t>
      </w:r>
      <w:proofErr w:type="spellEnd"/>
      <w:r w:rsidRPr="00931C08">
        <w:t xml:space="preserve">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</w:t>
      </w:r>
      <w:proofErr w:type="spellStart"/>
      <w:r w:rsidR="00931C08" w:rsidRPr="00931C08">
        <w:t>token</w:t>
      </w:r>
      <w:proofErr w:type="spellEnd"/>
      <w:r w:rsidR="00931C08" w:rsidRPr="00931C08">
        <w:t>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proofErr w:type="spellStart"/>
      <w:r w:rsidR="00C00EF1">
        <w:t>Infrastructure</w:t>
      </w:r>
      <w:proofErr w:type="spellEnd"/>
      <w:r w:rsidR="00C00EF1">
        <w:t xml:space="preserve"> jest zależn</w:t>
      </w:r>
      <w:r>
        <w:t>a</w:t>
      </w:r>
      <w:r w:rsidR="00C00EF1">
        <w:t xml:space="preserve"> od </w:t>
      </w:r>
      <w:proofErr w:type="spellStart"/>
      <w:r w:rsidR="00C00EF1">
        <w:t>Domain</w:t>
      </w:r>
      <w:proofErr w:type="spellEnd"/>
      <w:r w:rsidR="00C00EF1">
        <w:t xml:space="preserve">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 xml:space="preserve">, która jest zależna od </w:t>
      </w:r>
      <w:proofErr w:type="spellStart"/>
      <w:r>
        <w:t>Domain</w:t>
      </w:r>
      <w:proofErr w:type="spellEnd"/>
      <w:r>
        <w:t xml:space="preserve"> oraz </w:t>
      </w:r>
      <w:proofErr w:type="spellStart"/>
      <w:r>
        <w:t>Infrastructure</w:t>
      </w:r>
      <w:proofErr w:type="spellEnd"/>
      <w:r>
        <w:t>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</w:t>
      </w:r>
      <w:proofErr w:type="spellStart"/>
      <w:r>
        <w:t>endpointami</w:t>
      </w:r>
      <w:proofErr w:type="spellEnd"/>
      <w:r>
        <w:t xml:space="preserve">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 xml:space="preserve">Właśnie w poszczególnych przesłonach implementują się rozwiązania, które na innych platformach są ograniczone ale </w:t>
      </w:r>
      <w:proofErr w:type="spellStart"/>
      <w:r w:rsidR="00086C7B">
        <w:t>XMLe</w:t>
      </w:r>
      <w:proofErr w:type="spellEnd"/>
      <w:r w:rsidR="00086C7B">
        <w:t xml:space="preserve">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r w:rsidR="005A1E0B">
        <w:t>aplikacji.</w:t>
      </w:r>
    </w:p>
    <w:p w14:paraId="28B00768" w14:textId="5206DFA5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 xml:space="preserve">, tak w </w:t>
      </w:r>
      <w:proofErr w:type="spellStart"/>
      <w:r w:rsidR="00B24E67">
        <w:t>w</w:t>
      </w:r>
      <w:proofErr w:type="spellEnd"/>
      <w:r w:rsidR="0072081B">
        <w:t xml:space="preserve"> folderze „</w:t>
      </w:r>
      <w:proofErr w:type="spellStart"/>
      <w:r w:rsidR="0072081B">
        <w:t>src</w:t>
      </w:r>
      <w:proofErr w:type="spellEnd"/>
      <w:r w:rsidR="0072081B">
        <w:t xml:space="preserve">” znajduje się </w:t>
      </w:r>
      <w:r w:rsidR="00B24E67">
        <w:t>c</w:t>
      </w:r>
      <w:r w:rsidR="0072081B">
        <w:t>ała aplikacja webowa wraz ze zdjęciami oraz modułami do instalacji</w:t>
      </w:r>
      <w:r w:rsidR="00B24E67">
        <w:t>, a w środku mamy komponent logowania się pod nazwą „</w:t>
      </w:r>
      <w:proofErr w:type="spellStart"/>
      <w:r w:rsidR="00B24E67">
        <w:t>account</w:t>
      </w:r>
      <w:proofErr w:type="spellEnd"/>
      <w:r w:rsidR="00B24E67">
        <w:t xml:space="preserve">”, dodawania do koszyka który się nazywa „basket”, opłata </w:t>
      </w:r>
      <w:r w:rsidR="00C636AE">
        <w:t xml:space="preserve">oraz </w:t>
      </w:r>
      <w:proofErr w:type="spellStart"/>
      <w:r w:rsidR="00C636AE">
        <w:t>eksporowanie</w:t>
      </w:r>
      <w:proofErr w:type="spellEnd"/>
      <w:r w:rsidR="00C636AE">
        <w:t xml:space="preserve"> danych administratorskich </w:t>
      </w:r>
      <w:r w:rsidR="00B24E67">
        <w:t>to „</w:t>
      </w:r>
      <w:proofErr w:type="spellStart"/>
      <w:r w:rsidR="00B24E67">
        <w:t>checkout</w:t>
      </w:r>
      <w:proofErr w:type="spellEnd"/>
      <w:r w:rsidR="00B24E67">
        <w:t xml:space="preserve">”, a w korze mamy </w:t>
      </w:r>
      <w:proofErr w:type="spellStart"/>
      <w:r w:rsidR="00B24E67">
        <w:t>header</w:t>
      </w:r>
      <w:proofErr w:type="spellEnd"/>
      <w:r w:rsidR="00B24E67">
        <w:t xml:space="preserve"> oraz </w:t>
      </w:r>
      <w:proofErr w:type="spellStart"/>
      <w:r w:rsidR="00B24E67">
        <w:t>footer</w:t>
      </w:r>
      <w:proofErr w:type="spellEnd"/>
      <w:r w:rsidR="00B24E67">
        <w:t xml:space="preserve">, ponieważ są </w:t>
      </w:r>
      <w:del w:id="288" w:author="Yurii Shchehliuk" w:date="2022-04-06T16:02:00Z">
        <w:r w:rsidR="00B24E67" w:rsidDel="00884889">
          <w:delText>wykorz</w:delText>
        </w:r>
        <w:commentRangeStart w:id="289"/>
        <w:r w:rsidR="00B24E67" w:rsidDel="00884889">
          <w:delText>e</w:delText>
        </w:r>
        <w:commentRangeEnd w:id="289"/>
        <w:r w:rsidR="00F04057" w:rsidDel="00884889">
          <w:rPr>
            <w:rStyle w:val="CommentReference"/>
          </w:rPr>
          <w:commentReference w:id="289"/>
        </w:r>
        <w:r w:rsidR="00B24E67" w:rsidDel="00884889">
          <w:delText xml:space="preserve">stane </w:delText>
        </w:r>
      </w:del>
      <w:proofErr w:type="spellStart"/>
      <w:ins w:id="290" w:author="Yurii Shchehliuk" w:date="2022-04-06T16:02:00Z">
        <w:r w:rsidR="00884889">
          <w:t>wykorzytane</w:t>
        </w:r>
        <w:proofErr w:type="spellEnd"/>
        <w:r w:rsidR="00884889">
          <w:t xml:space="preserve"> </w:t>
        </w:r>
      </w:ins>
      <w:r w:rsidR="00B24E67">
        <w:t xml:space="preserve">na każdej stronie, w </w:t>
      </w:r>
      <w:r w:rsidR="00C636AE">
        <w:t>„</w:t>
      </w:r>
      <w:proofErr w:type="spellStart"/>
      <w:r w:rsidR="00B24E67">
        <w:t>home</w:t>
      </w:r>
      <w:proofErr w:type="spellEnd"/>
      <w:r w:rsidR="00C636AE">
        <w:t>”</w:t>
      </w:r>
      <w:r w:rsidR="00B24E67">
        <w:t xml:space="preserve"> umieściłem główną stronę </w:t>
      </w:r>
      <w:r w:rsidR="00C636AE">
        <w:t>a w „</w:t>
      </w:r>
      <w:proofErr w:type="spellStart"/>
      <w:r w:rsidR="00C636AE">
        <w:t>shared</w:t>
      </w:r>
      <w:proofErr w:type="spellEnd"/>
      <w:r w:rsidR="00C636AE">
        <w:t>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736BAE71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3</w:t>
      </w:r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</w:t>
      </w:r>
      <w:proofErr w:type="spellStart"/>
      <w:r w:rsidRPr="004C784D">
        <w:rPr>
          <w:i w:val="0"/>
          <w:iCs w:val="0"/>
        </w:rPr>
        <w:t>frontendowej</w:t>
      </w:r>
      <w:proofErr w:type="spellEnd"/>
      <w:r w:rsidRPr="004C784D">
        <w:rPr>
          <w:i w:val="0"/>
          <w:iCs w:val="0"/>
        </w:rPr>
        <w:t xml:space="preserve">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</w:t>
      </w:r>
      <w:proofErr w:type="spellStart"/>
      <w:r w:rsidR="00A92676">
        <w:t>RxJS</w:t>
      </w:r>
      <w:proofErr w:type="spellEnd"/>
      <w:r w:rsidR="00A92676">
        <w:t xml:space="preserve">. </w:t>
      </w:r>
      <w:r w:rsidR="00F72033">
        <w:t>Komunikacja zaimplementowana w serwisach z wykorzystaniem „</w:t>
      </w:r>
      <w:proofErr w:type="spellStart"/>
      <w:r w:rsidR="00F72033">
        <w:t>HttpClient</w:t>
      </w:r>
      <w:proofErr w:type="spellEnd"/>
      <w:r w:rsidR="00F72033">
        <w:t>”, a komponenty deklarują się w osobnych modułach.</w:t>
      </w:r>
    </w:p>
    <w:p w14:paraId="621CCF18" w14:textId="4BE8FC85" w:rsidR="00643A28" w:rsidRPr="00F61600" w:rsidRDefault="00F72033" w:rsidP="00F72033">
      <w:pPr>
        <w:ind w:firstLine="810"/>
      </w:pPr>
      <w:r>
        <w:t>Komponenty korzystają z serwisów i mają swoje przeznaczenie dla osobnych części wizualizacji danych. By uruchomić aplikację należy zainstalować biblioteki za pomocą node.js i managera pakietów „</w:t>
      </w:r>
      <w:proofErr w:type="spellStart"/>
      <w:r>
        <w:t>npm</w:t>
      </w:r>
      <w:proofErr w:type="spellEnd"/>
      <w:r>
        <w:t>” lub „</w:t>
      </w:r>
      <w:proofErr w:type="spellStart"/>
      <w:r>
        <w:t>yarn</w:t>
      </w:r>
      <w:proofErr w:type="spellEnd"/>
      <w:r>
        <w:t>” zatem wykonać polecenie w terminalu „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</w:p>
    <w:p w14:paraId="4669B869" w14:textId="18D71C31" w:rsidR="006C4196" w:rsidRPr="00AE70EB" w:rsidRDefault="00A436DA" w:rsidP="00B972D1">
      <w:pPr>
        <w:pStyle w:val="Heading3"/>
        <w:ind w:left="720"/>
      </w:pPr>
      <w:bookmarkStart w:id="291" w:name="_Toc100158866"/>
      <w:commentRangeStart w:id="292"/>
      <w:r w:rsidRPr="00AE70EB">
        <w:t>Opis działania aplikacji</w:t>
      </w:r>
      <w:commentRangeEnd w:id="292"/>
      <w:r w:rsidR="00EE234E" w:rsidRPr="00AE70EB">
        <w:rPr>
          <w:rStyle w:val="CommentReference"/>
          <w:rFonts w:eastAsiaTheme="minorEastAsia" w:cstheme="minorBidi"/>
          <w:b w:val="0"/>
        </w:rPr>
        <w:commentReference w:id="292"/>
      </w:r>
      <w:bookmarkEnd w:id="291"/>
    </w:p>
    <w:p w14:paraId="15AB9EFE" w14:textId="40BD812D" w:rsidR="00A436DA" w:rsidRDefault="00A436DA" w:rsidP="00A436DA">
      <w:r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lastRenderedPageBreak/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 xml:space="preserve">Aplikacja mobilna na podstawie </w:t>
      </w:r>
      <w:proofErr w:type="spellStart"/>
      <w:r>
        <w:t>Xamairn</w:t>
      </w:r>
      <w:proofErr w:type="spellEnd"/>
      <w:r>
        <w:t>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proofErr w:type="spellStart"/>
      <w:r>
        <w:t>Backend</w:t>
      </w:r>
      <w:proofErr w:type="spellEnd"/>
      <w:r>
        <w:t xml:space="preserve">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proofErr w:type="spellStart"/>
      <w:r>
        <w:t>Frontend</w:t>
      </w:r>
      <w:proofErr w:type="spellEnd"/>
      <w:r>
        <w:t xml:space="preserve">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293" w:name="_Toc100158867"/>
      <w:r w:rsidRPr="00931C08">
        <w:t>Testy (ewaluacja)</w:t>
      </w:r>
      <w:bookmarkEnd w:id="293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</w:t>
      </w:r>
      <w:proofErr w:type="spellStart"/>
      <w:r w:rsidR="00F322BB">
        <w:t>Frontendowej</w:t>
      </w:r>
      <w:proofErr w:type="spellEnd"/>
      <w:r w:rsidR="00F322BB">
        <w:t xml:space="preserve"> został wykorzystany </w:t>
      </w:r>
      <w:proofErr w:type="spellStart"/>
      <w:r w:rsidR="00F322BB">
        <w:t>framework</w:t>
      </w:r>
      <w:proofErr w:type="spellEnd"/>
      <w:r w:rsidR="00F322BB">
        <w:t xml:space="preserve"> „</w:t>
      </w:r>
      <w:proofErr w:type="spellStart"/>
      <w:r w:rsidR="00F322BB">
        <w:t>Jasmine</w:t>
      </w:r>
      <w:proofErr w:type="spellEnd"/>
      <w:r w:rsidR="00F322BB">
        <w:t>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293F27B0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r w:rsidR="00276AEB">
        <w:rPr>
          <w:i w:val="0"/>
          <w:iCs w:val="0"/>
          <w:noProof/>
        </w:rPr>
        <w:t>4</w:t>
      </w:r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 xml:space="preserve">Testowanie osobnych komponentów polega na wykorzystaniu funkcji danego </w:t>
      </w:r>
      <w:proofErr w:type="spellStart"/>
      <w:r>
        <w:t>frameworku</w:t>
      </w:r>
      <w:proofErr w:type="spellEnd"/>
      <w:r>
        <w:t>, takich jak „</w:t>
      </w:r>
      <w:proofErr w:type="spellStart"/>
      <w:r>
        <w:t>describe</w:t>
      </w:r>
      <w:proofErr w:type="spellEnd"/>
      <w:r>
        <w:t>”, „</w:t>
      </w:r>
      <w:proofErr w:type="spellStart"/>
      <w:r>
        <w:t>it</w:t>
      </w:r>
      <w:proofErr w:type="spellEnd"/>
      <w:r>
        <w:t>” oraz „</w:t>
      </w:r>
      <w:proofErr w:type="spellStart"/>
      <w:r>
        <w:t>expect</w:t>
      </w:r>
      <w:proofErr w:type="spellEnd"/>
      <w:r>
        <w:t>”. Działanie jest dość podobne do „AAA” (</w:t>
      </w:r>
      <w:r w:rsidRPr="000E2F1A">
        <w:rPr>
          <w:i/>
          <w:iCs/>
        </w:rPr>
        <w:t xml:space="preserve">ang. </w:t>
      </w:r>
      <w:proofErr w:type="spellStart"/>
      <w:r w:rsidR="000E2F1A" w:rsidRPr="000E2F1A">
        <w:rPr>
          <w:i/>
          <w:iCs/>
        </w:rPr>
        <w:t>Arrange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Act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lastRenderedPageBreak/>
        <w:t>Assert</w:t>
      </w:r>
      <w:proofErr w:type="spellEnd"/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6609D119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r w:rsidRPr="00276AEB">
        <w:rPr>
          <w:i w:val="0"/>
          <w:iCs w:val="0"/>
          <w:noProof/>
        </w:rPr>
        <w:t>5</w:t>
      </w:r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</w:t>
      </w:r>
      <w:proofErr w:type="spellStart"/>
      <w:r>
        <w:t>refaktoring</w:t>
      </w:r>
      <w:proofErr w:type="spellEnd"/>
      <w:r>
        <w:t xml:space="preserve">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294" w:name="_Toc100158868"/>
      <w:commentRangeStart w:id="295"/>
      <w:r w:rsidRPr="00931C08">
        <w:t>Podsumowanie</w:t>
      </w:r>
      <w:commentRangeEnd w:id="295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295"/>
      </w:r>
      <w:bookmarkEnd w:id="294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296"/>
      <w:r>
        <w:t>który spełnił wymagania zarówno funkcjonalne i niefunkcjonalne</w:t>
      </w:r>
      <w:commentRangeEnd w:id="296"/>
      <w:r w:rsidR="00A2226E">
        <w:rPr>
          <w:rStyle w:val="CommentReference"/>
        </w:rPr>
        <w:commentReference w:id="296"/>
      </w:r>
      <w:r>
        <w:t xml:space="preserve">. </w:t>
      </w:r>
      <w:commentRangeStart w:id="297"/>
      <w:r>
        <w:t xml:space="preserve">System rozwiązuje problemy opisane w pierwszym rozdziale pracy. </w:t>
      </w:r>
      <w:commentRangeEnd w:id="297"/>
      <w:r w:rsidR="005E5108">
        <w:rPr>
          <w:rStyle w:val="CommentReference"/>
        </w:rPr>
        <w:commentReference w:id="297"/>
      </w:r>
      <w:r>
        <w:t xml:space="preserve">Takie rozwiązanie </w:t>
      </w:r>
      <w:proofErr w:type="gramStart"/>
      <w:r>
        <w:t>w dniu dzisiejszym</w:t>
      </w:r>
      <w:proofErr w:type="gramEnd"/>
      <w:r>
        <w:t xml:space="preserve"> ma duży potencjał na rynku, a dzięki strukturze może być rozwijany i rozszerzany.</w:t>
      </w:r>
    </w:p>
    <w:p w14:paraId="2D949D1F" w14:textId="28C0BA1C" w:rsidR="00691E75" w:rsidDel="001D3CC7" w:rsidRDefault="00691E75">
      <w:pPr>
        <w:ind w:firstLine="360"/>
        <w:rPr>
          <w:del w:id="298" w:author="Yurii Shchehliuk" w:date="2022-04-06T16:04:00Z"/>
        </w:rPr>
        <w:pPrChange w:id="299" w:author="Yurii Shchehliuk" w:date="2022-04-06T16:03:00Z">
          <w:pPr>
            <w:ind w:firstLine="720"/>
          </w:pPr>
        </w:pPrChange>
      </w:pPr>
      <w:commentRangeStart w:id="300"/>
      <w:r>
        <w:t>W</w:t>
      </w:r>
      <w:commentRangeEnd w:id="300"/>
      <w:r w:rsidR="00C569A8">
        <w:rPr>
          <w:rStyle w:val="CommentReference"/>
        </w:rPr>
        <w:commentReference w:id="300"/>
      </w:r>
      <w:r>
        <w:t xml:space="preserve">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proofErr w:type="spellStart"/>
      <w:r w:rsidR="000D660A">
        <w:t>b</w:t>
      </w:r>
      <w:r w:rsidR="007276FB">
        <w:t>ack</w:t>
      </w:r>
      <w:r w:rsidR="000D660A">
        <w:t>endowych</w:t>
      </w:r>
      <w:proofErr w:type="spellEnd"/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301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301"/>
      <w:r w:rsidR="00C569A8">
        <w:rPr>
          <w:rStyle w:val="CommentReference"/>
        </w:rPr>
        <w:commentReference w:id="301"/>
      </w:r>
      <w:r w:rsidR="0071541B">
        <w:t>.</w:t>
      </w:r>
    </w:p>
    <w:p w14:paraId="44F8DE7A" w14:textId="04B09A32" w:rsidR="00BF33E7" w:rsidRDefault="001D3CC7">
      <w:pPr>
        <w:ind w:firstLine="360"/>
        <w:pPrChange w:id="302" w:author="Yurii Shchehliuk" w:date="2022-04-06T16:03:00Z">
          <w:pPr>
            <w:ind w:firstLine="720"/>
          </w:pPr>
        </w:pPrChange>
      </w:pPr>
      <w:ins w:id="303" w:author="Yurii Shchehliuk" w:date="2022-04-06T16:04:00Z">
        <w:r>
          <w:t xml:space="preserve"> </w:t>
        </w:r>
      </w:ins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304"/>
      <w:r w:rsidR="00BF33E7">
        <w:t>urządzeniach</w:t>
      </w:r>
      <w:r w:rsidR="00BF33E7" w:rsidRPr="00BF33E7">
        <w:rPr>
          <w:strike/>
        </w:rPr>
        <w:t xml:space="preserve">. </w:t>
      </w:r>
      <w:commentRangeEnd w:id="304"/>
      <w:r w:rsidR="00C569A8">
        <w:rPr>
          <w:rStyle w:val="CommentReference"/>
        </w:rPr>
        <w:commentReference w:id="304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305" w:name="_Toc100158869"/>
      <w:commentRangeStart w:id="306"/>
      <w:commentRangeStart w:id="307"/>
      <w:commentRangeStart w:id="308"/>
      <w:proofErr w:type="spellStart"/>
      <w:r w:rsidRPr="00502B30">
        <w:rPr>
          <w:lang w:val="en-US"/>
        </w:rPr>
        <w:lastRenderedPageBreak/>
        <w:t>Literatura</w:t>
      </w:r>
      <w:commentRangeEnd w:id="306"/>
      <w:proofErr w:type="spellEnd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306"/>
      </w:r>
      <w:commentRangeEnd w:id="307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307"/>
      </w:r>
      <w:commentRangeEnd w:id="308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308"/>
      </w:r>
      <w:bookmarkEnd w:id="305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309"/>
      <w:commentRangeStart w:id="310"/>
      <w:commentRangeStart w:id="311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proofErr w:type="spellStart"/>
      <w:r w:rsidR="004C1C98" w:rsidRPr="00931C08">
        <w:t>Rakitow</w:t>
      </w:r>
      <w:proofErr w:type="spellEnd"/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proofErr w:type="spellStart"/>
      <w:r>
        <w:t>Rakitow</w:t>
      </w:r>
      <w:proofErr w:type="spellEnd"/>
      <w:r>
        <w:t xml:space="preserve">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proofErr w:type="spellStart"/>
      <w:r w:rsidR="00631A13" w:rsidRPr="00C57C81">
        <w:rPr>
          <w:lang w:val="en-US"/>
        </w:rPr>
        <w:t>Aroraa</w:t>
      </w:r>
      <w:proofErr w:type="spellEnd"/>
      <w:r w:rsidR="00631A13" w:rsidRPr="00C57C81">
        <w:rPr>
          <w:lang w:val="en-US"/>
        </w:rPr>
        <w:t>,</w:t>
      </w:r>
      <w:r w:rsidRPr="00C57C81">
        <w:rPr>
          <w:lang w:val="en-US"/>
        </w:rPr>
        <w:t xml:space="preserve"> Jeffrey </w:t>
      </w:r>
      <w:proofErr w:type="spellStart"/>
      <w:r w:rsidRPr="00C57C81">
        <w:rPr>
          <w:lang w:val="en-US"/>
        </w:rPr>
        <w:t>Chilberto</w:t>
      </w:r>
      <w:proofErr w:type="spellEnd"/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proofErr w:type="spellStart"/>
      <w:r w:rsidRPr="00502B30">
        <w:t>Packt</w:t>
      </w:r>
      <w:proofErr w:type="spellEnd"/>
      <w:r w:rsidRPr="00502B30">
        <w:t xml:space="preserve">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"https://www.outerboxdesign.com/web-design-articles/mobile-ecommerce-statistics" </w:instrText>
      </w:r>
      <w:r>
        <w:fldChar w:fldCharType="separate"/>
      </w:r>
      <w:r w:rsidR="00F6401C" w:rsidRPr="009974C7">
        <w:rPr>
          <w:rStyle w:val="Hyperlink"/>
          <w:color w:val="000000" w:themeColor="text1"/>
          <w:u w:val="none"/>
        </w:rPr>
        <w:t>https://www.outerboxdesign.com/web-design-articles/mobile-ecommerce-statistics</w:t>
      </w:r>
      <w:r>
        <w:rPr>
          <w:rStyle w:val="Hyperlink"/>
          <w:color w:val="000000" w:themeColor="text1"/>
          <w:u w:val="none"/>
        </w:rPr>
        <w:fldChar w:fldCharType="end"/>
      </w:r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"https://gs.statcounter.com/os-market-share" </w:instrText>
      </w:r>
      <w:r>
        <w:fldChar w:fldCharType="separate"/>
      </w:r>
      <w:r w:rsidR="00F6401C" w:rsidRPr="009974C7">
        <w:rPr>
          <w:rStyle w:val="Hyperlink"/>
          <w:color w:val="000000" w:themeColor="text1"/>
          <w:u w:val="none"/>
        </w:rPr>
        <w:t>https://gs.statcounter.com/os-market-share</w:t>
      </w:r>
      <w:r>
        <w:rPr>
          <w:rStyle w:val="Hyperlink"/>
          <w:color w:val="000000" w:themeColor="text1"/>
          <w:u w:val="none"/>
        </w:rPr>
        <w:fldChar w:fldCharType="end"/>
      </w:r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"https://www.statista.com/statistics/268251/number-of-apps-in-the-itunes-app-store-since-2008/" </w:instrText>
      </w:r>
      <w:r>
        <w:fldChar w:fldCharType="separate"/>
      </w:r>
      <w:r w:rsidR="00F6401C" w:rsidRPr="009974C7">
        <w:rPr>
          <w:rStyle w:val="Hyperlink"/>
          <w:color w:val="000000" w:themeColor="text1"/>
          <w:u w:val="none"/>
        </w:rPr>
        <w:t>https://www.statista.com/statistics/268251/number-of-apps-in-the-itunes-app-store-since-2008/</w:t>
      </w:r>
      <w:r>
        <w:rPr>
          <w:rStyle w:val="Hyperlink"/>
          <w:color w:val="000000" w:themeColor="text1"/>
          <w:u w:val="none"/>
        </w:rPr>
        <w:fldChar w:fldCharType="end"/>
      </w:r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"https://medium.com/xorum-io/cross-platform-mobile-apps-development-in-2021-xamarin-vs-react-native-vs-flutter-vs-kotlin-ca8ea1</w:instrText>
      </w:r>
      <w:r>
        <w:instrText xml:space="preserve">f5a3e0" </w:instrText>
      </w:r>
      <w:r>
        <w:fldChar w:fldCharType="separate"/>
      </w:r>
      <w:r w:rsidR="00F6401C" w:rsidRPr="009974C7">
        <w:rPr>
          <w:rStyle w:val="Hyperlink"/>
          <w:color w:val="000000" w:themeColor="text1"/>
          <w:u w:val="none"/>
        </w:rPr>
        <w:t>https://medium.com/xorum-io/cross-platform-mobile-apps-development-in-2021-xamarin-vs-react-native-vs-flutter-vs-kotlin-ca8ea1f5a3e0</w:t>
      </w:r>
      <w:r>
        <w:rPr>
          <w:rStyle w:val="Hyperlink"/>
          <w:color w:val="000000" w:themeColor="text1"/>
          <w:u w:val="none"/>
        </w:rPr>
        <w:fldChar w:fldCharType="end"/>
      </w:r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"https://docs.microsoft.com/pl-pl/xamarin/cross-platform/app-fundam</w:instrText>
      </w:r>
      <w:r>
        <w:instrText xml:space="preserve">entals/building-cross-platform-applications/understanding-the-xamarin-mobile-platform" </w:instrText>
      </w:r>
      <w:r>
        <w:fldChar w:fldCharType="separate"/>
      </w:r>
      <w:r w:rsidR="00F6401C" w:rsidRPr="009974C7">
        <w:rPr>
          <w:rStyle w:val="Hyperlink"/>
          <w:color w:val="000000" w:themeColor="text1"/>
          <w:u w:val="none"/>
        </w:rPr>
        <w:t>https://docs.microsoft.com/pl-pl/xamarin/cross-platform/app-fundamentals/building-cross-platform-applications/understanding-the-xamarin-mobile-platform</w:t>
      </w:r>
      <w:r>
        <w:rPr>
          <w:rStyle w:val="Hyperlink"/>
          <w:color w:val="000000" w:themeColor="text1"/>
          <w:u w:val="none"/>
        </w:rPr>
        <w:fldChar w:fldCharType="end"/>
      </w:r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B722E9" w:rsidP="00C72041">
      <w:pPr>
        <w:pStyle w:val="ListParagraph"/>
        <w:jc w:val="left"/>
        <w:rPr>
          <w:color w:val="000000" w:themeColor="text1"/>
        </w:rPr>
      </w:pPr>
      <w:r>
        <w:fldChar w:fldCharType="begin"/>
      </w:r>
      <w:r>
        <w:instrText xml:space="preserve"> HYPERLINK "https://refactoring.guru/design-patterns/strategy" </w:instrText>
      </w:r>
      <w:r>
        <w:fldChar w:fldCharType="separate"/>
      </w:r>
      <w:r w:rsidR="009974C7" w:rsidRPr="009974C7">
        <w:rPr>
          <w:rStyle w:val="Hyperlink"/>
          <w:color w:val="000000" w:themeColor="text1"/>
          <w:u w:val="none"/>
        </w:rPr>
        <w:t>https://refactoring.guru/design-patterns/strategy</w:t>
      </w:r>
      <w:r>
        <w:rPr>
          <w:rStyle w:val="Hyperlink"/>
          <w:color w:val="000000" w:themeColor="text1"/>
          <w:u w:val="none"/>
        </w:rPr>
        <w:fldChar w:fldCharType="end"/>
      </w:r>
      <w:r w:rsidR="00C72041">
        <w:rPr>
          <w:color w:val="000000" w:themeColor="text1"/>
        </w:rPr>
        <w:t>, z dnia 20.12.2021</w:t>
      </w:r>
      <w:commentRangeEnd w:id="309"/>
      <w:r w:rsidR="00F55B12">
        <w:rPr>
          <w:rStyle w:val="CommentReference"/>
        </w:rPr>
        <w:commentReference w:id="309"/>
      </w:r>
      <w:commentRangeEnd w:id="310"/>
      <w:r w:rsidR="00EC20C9">
        <w:rPr>
          <w:rStyle w:val="CommentReference"/>
        </w:rPr>
        <w:commentReference w:id="310"/>
      </w:r>
      <w:commentRangeEnd w:id="311"/>
      <w:r w:rsidR="005E5108">
        <w:rPr>
          <w:rStyle w:val="CommentReference"/>
        </w:rPr>
        <w:commentReference w:id="311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312" w:name="_Toc100158870"/>
      <w:r w:rsidRPr="00B972D1">
        <w:rPr>
          <w:szCs w:val="24"/>
        </w:rPr>
        <w:lastRenderedPageBreak/>
        <w:t>Streszczenie</w:t>
      </w:r>
      <w:bookmarkEnd w:id="312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proofErr w:type="spellStart"/>
      <w:r w:rsidRPr="00B972D1">
        <w:rPr>
          <w:sz w:val="22"/>
          <w:szCs w:val="20"/>
          <w:lang w:val="en-US"/>
        </w:rPr>
        <w:t>Temat</w:t>
      </w:r>
      <w:proofErr w:type="spellEnd"/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proofErr w:type="spellStart"/>
      <w:r w:rsidR="00521BB4">
        <w:rPr>
          <w:sz w:val="22"/>
          <w:szCs w:val="20"/>
        </w:rPr>
        <w:t>Xamarin</w:t>
      </w:r>
      <w:proofErr w:type="spellEnd"/>
      <w:r w:rsidR="00521BB4">
        <w:rPr>
          <w:sz w:val="22"/>
          <w:szCs w:val="20"/>
        </w:rPr>
        <w:t xml:space="preserve">, </w:t>
      </w:r>
      <w:r w:rsidR="00344D8D">
        <w:rPr>
          <w:sz w:val="22"/>
          <w:szCs w:val="20"/>
        </w:rPr>
        <w:t xml:space="preserve">Restauracja, .net </w:t>
      </w:r>
      <w:proofErr w:type="spellStart"/>
      <w:r w:rsidR="00344D8D">
        <w:rPr>
          <w:sz w:val="22"/>
          <w:szCs w:val="20"/>
        </w:rPr>
        <w:t>core</w:t>
      </w:r>
      <w:proofErr w:type="spellEnd"/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313" w:name="_Toc100158871"/>
      <w:r>
        <w:lastRenderedPageBreak/>
        <w:t>Załączniki</w:t>
      </w:r>
      <w:bookmarkEnd w:id="313"/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</w:t>
      </w:r>
      <w:commentRangeStart w:id="314"/>
      <w:r>
        <w:t>e</w:t>
      </w:r>
      <w:commentRangeEnd w:id="314"/>
      <w:r w:rsidR="00C569A8">
        <w:rPr>
          <w:rStyle w:val="CommentReference"/>
        </w:rPr>
        <w:commentReference w:id="314"/>
      </w:r>
      <w:r>
        <w:t>:</w:t>
      </w:r>
    </w:p>
    <w:p w14:paraId="691F9BE5" w14:textId="2DF4CA96" w:rsidR="00EE234E" w:rsidRDefault="00EE234E" w:rsidP="00EE234E">
      <w:r>
        <w:t xml:space="preserve">1 Folder z kodem </w:t>
      </w:r>
      <w:commentRangeStart w:id="315"/>
      <w:r>
        <w:t>źródłowym.</w:t>
      </w:r>
      <w:commentRangeEnd w:id="315"/>
      <w:r w:rsidR="00C569A8">
        <w:rPr>
          <w:rStyle w:val="CommentReference"/>
        </w:rPr>
        <w:commentReference w:id="315"/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 w:rsidSect="00212519">
      <w:pgSz w:w="12240" w:h="15840"/>
      <w:pgMar w:top="0" w:right="1440" w:bottom="1440" w:left="1440" w:header="720" w:footer="720" w:gutter="0"/>
      <w:cols w:space="720"/>
      <w:docGrid w:linePitch="360"/>
      <w:sectPrChange w:id="316" w:author="Yurii Shchehliuk" w:date="2022-04-06T17:36:00Z">
        <w:sectPr w:rsidR="00A605A1" w:rsidRPr="00C451C6" w:rsidSect="00212519">
          <w:pgMar w:top="1440" w:right="1440" w:bottom="1440" w:left="1440" w:header="720" w:footer="720" w:gutter="0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0" w:author="Marek Jaszuk" w:date="2022-04-05T02:25:00Z" w:initials="MJ">
    <w:p w14:paraId="51B91417" w14:textId="3D4B26C6" w:rsidR="00B9582D" w:rsidRDefault="00B9582D">
      <w:pPr>
        <w:pStyle w:val="CommentText"/>
      </w:pPr>
      <w:r>
        <w:rPr>
          <w:rStyle w:val="CommentReference"/>
        </w:rPr>
        <w:annotationRef/>
      </w:r>
      <w:r>
        <w:t>W jakiej instytucji?</w:t>
      </w:r>
    </w:p>
  </w:comment>
  <w:comment w:id="234" w:author="Marek Jaszuk" w:date="2022-04-05T02:27:00Z" w:initials="MJ">
    <w:p w14:paraId="071B5785" w14:textId="3D3CD352" w:rsidR="00B9582D" w:rsidRDefault="00B9582D">
      <w:pPr>
        <w:pStyle w:val="CommentText"/>
      </w:pPr>
      <w:r>
        <w:rPr>
          <w:rStyle w:val="CommentReference"/>
        </w:rPr>
        <w:annotationRef/>
      </w:r>
      <w:r>
        <w:t>Za duży odstęp</w:t>
      </w:r>
    </w:p>
  </w:comment>
  <w:comment w:id="238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 xml:space="preserve">Mało wnikliwą analizę rynku Pan zrobił. Warto również dołączyć do tego przeglądu lokalny produkt rzeszowskiej firmy </w:t>
      </w:r>
      <w:proofErr w:type="spellStart"/>
      <w:r>
        <w:t>PrimeBit</w:t>
      </w:r>
      <w:proofErr w:type="spellEnd"/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239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</w:t>
      </w:r>
      <w:proofErr w:type="spellStart"/>
      <w:r>
        <w:t>waiterze</w:t>
      </w:r>
      <w:proofErr w:type="spellEnd"/>
      <w:r>
        <w:t>? Może zamiast tego dodam coś bardziej globalne?</w:t>
      </w:r>
    </w:p>
  </w:comment>
  <w:comment w:id="240" w:author="Marek Jaszuk" w:date="2022-04-05T02:27:00Z" w:initials="MJ">
    <w:p w14:paraId="6183D617" w14:textId="7AD24B18" w:rsidR="00B9582D" w:rsidRDefault="00B9582D">
      <w:pPr>
        <w:pStyle w:val="CommentText"/>
      </w:pPr>
      <w:r>
        <w:rPr>
          <w:rStyle w:val="CommentReference"/>
        </w:rPr>
        <w:annotationRef/>
      </w:r>
      <w:r>
        <w:t>A jaki jest problem z e-</w:t>
      </w:r>
      <w:proofErr w:type="spellStart"/>
      <w:r>
        <w:t>waiterem</w:t>
      </w:r>
      <w:proofErr w:type="spellEnd"/>
      <w:r>
        <w:t>?</w:t>
      </w:r>
    </w:p>
  </w:comment>
  <w:comment w:id="241" w:author="Yurii Shchehliuk" w:date="2022-04-06T14:51:00Z" w:initials="YS">
    <w:p w14:paraId="31B12946" w14:textId="2FD7C937" w:rsidR="00757A7B" w:rsidRDefault="00757A7B">
      <w:pPr>
        <w:pStyle w:val="CommentText"/>
      </w:pPr>
      <w:r>
        <w:rPr>
          <w:rStyle w:val="CommentReference"/>
        </w:rPr>
        <w:annotationRef/>
      </w:r>
      <w:r>
        <w:t>No ma on takie same funkcjonalności i nie chcę żeby mój projekt był porównywalny do innego studenta, wydaję mi się że może to źle wpłynąć na moją obronę.</w:t>
      </w:r>
    </w:p>
  </w:comment>
  <w:comment w:id="242" w:author="Yurii Shchehliuk" w:date="2022-04-06T14:53:00Z" w:initials="YS">
    <w:p w14:paraId="044F05E5" w14:textId="66A1DD88" w:rsidR="00757A7B" w:rsidRDefault="00757A7B">
      <w:pPr>
        <w:pStyle w:val="CommentText"/>
      </w:pPr>
      <w:r>
        <w:rPr>
          <w:rStyle w:val="CommentReference"/>
        </w:rPr>
        <w:annotationRef/>
      </w:r>
    </w:p>
  </w:comment>
  <w:comment w:id="255" w:author="Marek Jaszuk" w:date="2022-04-05T02:30:00Z" w:initials="MJ">
    <w:p w14:paraId="7BEE9FDD" w14:textId="34D9DCA7" w:rsidR="004B61CF" w:rsidRDefault="004B61CF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262" w:author="Marek Jaszuk" w:date="2022-04-05T02:31:00Z" w:initials="MJ">
    <w:p w14:paraId="24F2B3EF" w14:textId="4B4885D9" w:rsidR="004B61CF" w:rsidRDefault="004B61CF">
      <w:pPr>
        <w:pStyle w:val="CommentText"/>
      </w:pPr>
      <w:r>
        <w:rPr>
          <w:rStyle w:val="CommentReference"/>
        </w:rPr>
        <w:annotationRef/>
      </w:r>
      <w:r>
        <w:t>ze</w:t>
      </w:r>
    </w:p>
  </w:comment>
  <w:comment w:id="266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267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268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272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273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 xml:space="preserve">czy jest sens </w:t>
      </w:r>
      <w:proofErr w:type="spellStart"/>
      <w:r>
        <w:t>powtadzac</w:t>
      </w:r>
      <w:proofErr w:type="spellEnd"/>
      <w:r>
        <w:t xml:space="preserve"> tą informację która opisana w </w:t>
      </w:r>
      <w:proofErr w:type="spellStart"/>
      <w:r>
        <w:t>tabli</w:t>
      </w:r>
      <w:proofErr w:type="spellEnd"/>
      <w:r>
        <w:t xml:space="preserve"> </w:t>
      </w:r>
      <w:proofErr w:type="spellStart"/>
      <w:r>
        <w:t>nizej</w:t>
      </w:r>
      <w:proofErr w:type="spellEnd"/>
      <w:r>
        <w:t>?</w:t>
      </w:r>
    </w:p>
  </w:comment>
  <w:comment w:id="274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278" w:author="Marek Jaszuk" w:date="2022-04-05T02:36:00Z" w:initials="MJ">
    <w:p w14:paraId="131AB76B" w14:textId="55464B48" w:rsidR="006B4C77" w:rsidRDefault="006B4C77">
      <w:pPr>
        <w:pStyle w:val="CommentText"/>
      </w:pPr>
      <w:r>
        <w:rPr>
          <w:rStyle w:val="CommentReference"/>
        </w:rPr>
        <w:annotationRef/>
      </w:r>
      <w:r>
        <w:t>interakcję</w:t>
      </w:r>
    </w:p>
  </w:comment>
  <w:comment w:id="282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283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285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286" w:author="Marek Jaszuk" w:date="2022-04-05T02:40:00Z" w:initials="MJ">
    <w:p w14:paraId="792A0ED3" w14:textId="366B5129" w:rsidR="00F04057" w:rsidRDefault="00F04057">
      <w:pPr>
        <w:pStyle w:val="CommentText"/>
      </w:pPr>
      <w:r>
        <w:rPr>
          <w:rStyle w:val="CommentReference"/>
        </w:rPr>
        <w:annotationRef/>
      </w:r>
      <w:r>
        <w:t>To jest opis ogólny. Tutaj powinien być opis tego co Pan wykonał</w:t>
      </w:r>
    </w:p>
  </w:comment>
  <w:comment w:id="289" w:author="Marek Jaszuk" w:date="2022-04-05T02:42:00Z" w:initials="MJ">
    <w:p w14:paraId="4E1551CF" w14:textId="7748D150" w:rsidR="00F04057" w:rsidRDefault="00F04057">
      <w:pPr>
        <w:pStyle w:val="CommentText"/>
      </w:pPr>
      <w:r>
        <w:rPr>
          <w:rStyle w:val="CommentReference"/>
        </w:rPr>
        <w:annotationRef/>
      </w:r>
      <w:r>
        <w:t>y</w:t>
      </w:r>
    </w:p>
  </w:comment>
  <w:comment w:id="292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proofErr w:type="spellStart"/>
      <w:r>
        <w:t>todo</w:t>
      </w:r>
      <w:proofErr w:type="spellEnd"/>
    </w:p>
  </w:comment>
  <w:comment w:id="295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296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297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300" w:author="Marek Jaszuk" w:date="2022-04-05T02:52:00Z" w:initials="MJ">
    <w:p w14:paraId="3E8501D9" w14:textId="735ABD4B" w:rsidR="00C569A8" w:rsidRDefault="00C569A8">
      <w:pPr>
        <w:pStyle w:val="CommentText"/>
      </w:pPr>
      <w:r>
        <w:rPr>
          <w:rStyle w:val="CommentReference"/>
        </w:rPr>
        <w:annotationRef/>
      </w:r>
      <w:r>
        <w:t>Wcięcia akapitów w całej pracy takie same</w:t>
      </w:r>
    </w:p>
  </w:comment>
  <w:comment w:id="301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304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306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307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Czy </w:t>
      </w:r>
      <w:proofErr w:type="spellStart"/>
      <w:r>
        <w:t>moblby</w:t>
      </w:r>
      <w:proofErr w:type="spellEnd"/>
      <w:r>
        <w:t xml:space="preserve"> Pan </w:t>
      </w:r>
      <w:proofErr w:type="spellStart"/>
      <w:r>
        <w:t>wkleic</w:t>
      </w:r>
      <w:proofErr w:type="spellEnd"/>
      <w:r>
        <w:t xml:space="preserve"> link, jak </w:t>
      </w:r>
      <w:proofErr w:type="spellStart"/>
      <w:r>
        <w:t>prawodlowo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odnośniki?</w:t>
      </w:r>
    </w:p>
  </w:comment>
  <w:comment w:id="308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309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310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Nie wiem jak </w:t>
      </w:r>
      <w:proofErr w:type="spellStart"/>
      <w:r>
        <w:t>dodac</w:t>
      </w:r>
      <w:proofErr w:type="spellEnd"/>
      <w:r>
        <w:t xml:space="preserve"> odstępy w inny sposób oprócz </w:t>
      </w:r>
      <w:proofErr w:type="spellStart"/>
      <w:r>
        <w:t>enterow</w:t>
      </w:r>
      <w:proofErr w:type="spellEnd"/>
    </w:p>
  </w:comment>
  <w:comment w:id="311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314" w:author="Marek Jaszuk" w:date="2022-04-05T02:53:00Z" w:initials="MJ">
    <w:p w14:paraId="740E3F30" w14:textId="161D41C6" w:rsidR="00C569A8" w:rsidRDefault="00C569A8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315" w:author="Marek Jaszuk" w:date="2022-04-05T02:53:00Z" w:initials="MJ">
    <w:p w14:paraId="7B70FCED" w14:textId="09F2B70D" w:rsidR="00C569A8" w:rsidRDefault="00C569A8">
      <w:pPr>
        <w:pStyle w:val="CommentText"/>
      </w:pPr>
      <w:r>
        <w:rPr>
          <w:rStyle w:val="CommentReference"/>
        </w:rPr>
        <w:annotationRef/>
      </w:r>
      <w:r>
        <w:t>czego?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B91417" w15:done="1"/>
  <w15:commentEx w15:paraId="071B5785" w15:done="0"/>
  <w15:commentEx w15:paraId="61BFBD0C" w15:done="0"/>
  <w15:commentEx w15:paraId="51E6F1FF" w15:paraIdParent="61BFBD0C" w15:done="0"/>
  <w15:commentEx w15:paraId="6183D617" w15:paraIdParent="61BFBD0C" w15:done="0"/>
  <w15:commentEx w15:paraId="31B12946" w15:paraIdParent="61BFBD0C" w15:done="0"/>
  <w15:commentEx w15:paraId="044F05E5" w15:paraIdParent="61BFBD0C" w15:done="0"/>
  <w15:commentEx w15:paraId="7BEE9FDD" w15:done="0"/>
  <w15:commentEx w15:paraId="24F2B3EF" w15:done="0"/>
  <w15:commentEx w15:paraId="0A938772" w15:done="0"/>
  <w15:commentEx w15:paraId="5E304BA4" w15:paraIdParent="0A938772" w15:done="0"/>
  <w15:commentEx w15:paraId="3843B8F7" w15:paraIdParent="0A938772" w15:done="0"/>
  <w15:commentEx w15:paraId="0280DC78" w15:done="0"/>
  <w15:commentEx w15:paraId="12D26653" w15:paraIdParent="0280DC78" w15:done="0"/>
  <w15:commentEx w15:paraId="76A58741" w15:paraIdParent="0280DC78" w15:done="0"/>
  <w15:commentEx w15:paraId="131AB76B" w15:done="0"/>
  <w15:commentEx w15:paraId="5D24D4CF" w15:done="1"/>
  <w15:commentEx w15:paraId="04C2EB77" w15:paraIdParent="5D24D4CF" w15:done="0"/>
  <w15:commentEx w15:paraId="0A785218" w15:done="0"/>
  <w15:commentEx w15:paraId="792A0ED3" w15:done="0"/>
  <w15:commentEx w15:paraId="4E1551CF" w15:done="0"/>
  <w15:commentEx w15:paraId="6732E59E" w15:done="0"/>
  <w15:commentEx w15:paraId="1F527711" w15:done="0"/>
  <w15:commentEx w15:paraId="60DFB007" w15:done="0"/>
  <w15:commentEx w15:paraId="5F3BA309" w15:done="0"/>
  <w15:commentEx w15:paraId="3E8501D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740E3F30" w15:done="0"/>
  <w15:commentEx w15:paraId="7B70FC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2716" w16cex:dateUtc="2022-04-05T00:25:00Z"/>
  <w16cex:commentExtensible w16cex:durableId="25F6277C" w16cex:dateUtc="2022-04-05T00:27:00Z"/>
  <w16cex:commentExtensible w16cex:durableId="25F20728" w16cex:dateUtc="2022-04-01T21:20:00Z"/>
  <w16cex:commentExtensible w16cex:durableId="25F57C6A" w16cex:dateUtc="2022-04-04T12:17:00Z"/>
  <w16cex:commentExtensible w16cex:durableId="25F627A1" w16cex:dateUtc="2022-04-05T00:27:00Z"/>
  <w16cex:commentExtensible w16cex:durableId="25F8277A" w16cex:dateUtc="2022-04-06T12:51:00Z"/>
  <w16cex:commentExtensible w16cex:durableId="25F827CC" w16cex:dateUtc="2022-04-06T12:53:00Z"/>
  <w16cex:commentExtensible w16cex:durableId="25F6285D" w16cex:dateUtc="2022-04-05T00:30:00Z"/>
  <w16cex:commentExtensible w16cex:durableId="25F62874" w16cex:dateUtc="2022-04-05T00:31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5F629A3" w16cex:dateUtc="2022-04-05T00:36:00Z"/>
  <w16cex:commentExtensible w16cex:durableId="25E3C05F" w16cex:dateUtc="2022-03-22T02:26:00Z"/>
  <w16cex:commentExtensible w16cex:durableId="25F629BB" w16cex:dateUtc="2022-04-05T00:36:00Z"/>
  <w16cex:commentExtensible w16cex:durableId="25E3C155" w16cex:dateUtc="2022-03-22T02:30:00Z"/>
  <w16cex:commentExtensible w16cex:durableId="25F62AA1" w16cex:dateUtc="2022-04-05T00:40:00Z"/>
  <w16cex:commentExtensible w16cex:durableId="25F62B06" w16cex:dateUtc="2022-04-05T00:42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62" w16cex:dateUtc="2022-04-05T00:52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5F62DB4" w16cex:dateUtc="2022-04-05T00:53:00Z"/>
  <w16cex:commentExtensible w16cex:durableId="25F62DC1" w16cex:dateUtc="2022-04-05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B91417" w16cid:durableId="25F62716"/>
  <w16cid:commentId w16cid:paraId="071B5785" w16cid:durableId="25F6277C"/>
  <w16cid:commentId w16cid:paraId="61BFBD0C" w16cid:durableId="25F20728"/>
  <w16cid:commentId w16cid:paraId="51E6F1FF" w16cid:durableId="25F57C6A"/>
  <w16cid:commentId w16cid:paraId="6183D617" w16cid:durableId="25F627A1"/>
  <w16cid:commentId w16cid:paraId="31B12946" w16cid:durableId="25F8277A"/>
  <w16cid:commentId w16cid:paraId="044F05E5" w16cid:durableId="25F827CC"/>
  <w16cid:commentId w16cid:paraId="7BEE9FDD" w16cid:durableId="25F6285D"/>
  <w16cid:commentId w16cid:paraId="24F2B3EF" w16cid:durableId="25F6287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131AB76B" w16cid:durableId="25F629A3"/>
  <w16cid:commentId w16cid:paraId="5D24D4CF" w16cid:durableId="25E3C05F"/>
  <w16cid:commentId w16cid:paraId="04C2EB77" w16cid:durableId="25F629BB"/>
  <w16cid:commentId w16cid:paraId="0A785218" w16cid:durableId="25E3C155"/>
  <w16cid:commentId w16cid:paraId="792A0ED3" w16cid:durableId="25F62AA1"/>
  <w16cid:commentId w16cid:paraId="4E1551CF" w16cid:durableId="25F62B06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3E8501D9" w16cid:durableId="25F62D62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740E3F30" w16cid:durableId="25F62DB4"/>
  <w16cid:commentId w16cid:paraId="7B70FCED" w16cid:durableId="25F62D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5BD09" w14:textId="77777777" w:rsidR="00B722E9" w:rsidRDefault="00B722E9" w:rsidP="00DD2EE9">
      <w:r>
        <w:separator/>
      </w:r>
    </w:p>
  </w:endnote>
  <w:endnote w:type="continuationSeparator" w:id="0">
    <w:p w14:paraId="645F41BF" w14:textId="77777777" w:rsidR="00B722E9" w:rsidRDefault="00B722E9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B947" w14:textId="77777777" w:rsidR="00212519" w:rsidRDefault="00212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8" w:author="Yurii Shchehliuk" w:date="2022-04-06T17:32:00Z"/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8"/>
      <w:p w14:paraId="56077561" w14:textId="5C470C91" w:rsidR="00212519" w:rsidRDefault="00212519">
        <w:pPr>
          <w:pStyle w:val="Footer"/>
          <w:jc w:val="center"/>
          <w:rPr>
            <w:ins w:id="19" w:author="Yurii Shchehliuk" w:date="2022-04-06T17:32:00Z"/>
          </w:rPr>
        </w:pPr>
        <w:ins w:id="20" w:author="Yurii Shchehliuk" w:date="2022-04-06T17:3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21" w:author="Yurii Shchehliuk" w:date="2022-04-06T17:32:00Z"/>
    </w:sdtContent>
  </w:sdt>
  <w:customXmlInsRangeEnd w:id="21"/>
  <w:p w14:paraId="0B3A3FB2" w14:textId="77777777" w:rsidR="00212519" w:rsidRDefault="00212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50E9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25A36" w14:textId="77777777" w:rsidR="00B722E9" w:rsidRDefault="00B722E9" w:rsidP="00DD2EE9">
      <w:r>
        <w:separator/>
      </w:r>
    </w:p>
  </w:footnote>
  <w:footnote w:type="continuationSeparator" w:id="0">
    <w:p w14:paraId="66C9714F" w14:textId="77777777" w:rsidR="00B722E9" w:rsidRDefault="00B722E9" w:rsidP="00DD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9BFE" w14:textId="77777777" w:rsidR="00212519" w:rsidRDefault="00212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62C6" w14:textId="77777777" w:rsidR="00212519" w:rsidRDefault="00212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91C8" w14:textId="77777777" w:rsidR="00212519" w:rsidRDefault="002125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rii Shchehliuk">
    <w15:presenceInfo w15:providerId="AD" w15:userId="S::Yurii.Shchehliuk@hyland.com::bd8d5b9b-90ad-43f4-815d-2a822cfa6687"/>
  </w15:person>
  <w15:person w15:author="Marek Jaszuk">
    <w15:presenceInfo w15:providerId="Windows Live" w15:userId="efab7937d11e43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BB3"/>
    <w:rsid w:val="001D3CC7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C0A"/>
    <w:rsid w:val="00756A2A"/>
    <w:rsid w:val="007570D7"/>
    <w:rsid w:val="00757A7B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4651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707CB"/>
    <w:rsid w:val="00970932"/>
    <w:rsid w:val="00971F39"/>
    <w:rsid w:val="00972F40"/>
    <w:rsid w:val="009733E4"/>
    <w:rsid w:val="00973D0E"/>
    <w:rsid w:val="00974DA7"/>
    <w:rsid w:val="00975EAC"/>
    <w:rsid w:val="009772FB"/>
    <w:rsid w:val="00982052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6F8"/>
    <w:rsid w:val="00B84629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6FCD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3.jpe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3331</TotalTime>
  <Pages>37</Pages>
  <Words>8324</Words>
  <Characters>47450</Characters>
  <Application>Microsoft Office Word</Application>
  <DocSecurity>0</DocSecurity>
  <Lines>395</Lines>
  <Paragraphs>111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327</cp:revision>
  <dcterms:created xsi:type="dcterms:W3CDTF">2022-02-10T17:38:00Z</dcterms:created>
  <dcterms:modified xsi:type="dcterms:W3CDTF">2022-04-06T15:36:00Z</dcterms:modified>
</cp:coreProperties>
</file>